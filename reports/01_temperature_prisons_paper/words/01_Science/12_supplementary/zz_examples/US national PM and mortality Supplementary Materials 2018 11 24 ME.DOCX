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C05F61" w14:textId="22EF8EC4" w:rsidR="00FA1481" w:rsidRDefault="00F515FB" w:rsidP="00FA1481">
      <w:pPr>
        <w:jc w:val="center"/>
        <w:rPr>
          <w:sz w:val="36"/>
          <w:szCs w:val="36"/>
        </w:rPr>
      </w:pPr>
      <w:r>
        <w:rPr>
          <w:noProof/>
          <w:sz w:val="36"/>
          <w:szCs w:val="36"/>
          <w:lang w:val="en-GB" w:eastAsia="en-GB"/>
        </w:rPr>
        <w:drawing>
          <wp:inline distT="0" distB="0" distL="0" distR="0" wp14:anchorId="47C9ED88" wp14:editId="5C49EB57">
            <wp:extent cx="1839250" cy="8046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ence-AAAS-stacked-colo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14:paraId="3317CF4D" w14:textId="77777777" w:rsidR="00EC7C85" w:rsidRDefault="00EC7C85" w:rsidP="00F125EE">
      <w:pPr>
        <w:rPr>
          <w:sz w:val="36"/>
          <w:szCs w:val="36"/>
        </w:rPr>
      </w:pPr>
    </w:p>
    <w:p w14:paraId="33788641" w14:textId="77777777" w:rsidR="00F125EE" w:rsidRDefault="00F125EE" w:rsidP="00FA1481">
      <w:pPr>
        <w:jc w:val="center"/>
        <w:rPr>
          <w:sz w:val="36"/>
          <w:szCs w:val="36"/>
        </w:rPr>
      </w:pPr>
    </w:p>
    <w:p w14:paraId="31C337D1" w14:textId="77777777" w:rsidR="00D04BCF" w:rsidRPr="003B40E6" w:rsidRDefault="00BB2D2A" w:rsidP="00FA1481">
      <w:pPr>
        <w:jc w:val="center"/>
        <w:rPr>
          <w:sz w:val="36"/>
          <w:szCs w:val="36"/>
        </w:rPr>
      </w:pPr>
      <w:r>
        <w:rPr>
          <w:sz w:val="36"/>
          <w:szCs w:val="36"/>
        </w:rPr>
        <w:t>Supplementary Materials</w:t>
      </w:r>
      <w:r w:rsidR="009743A9">
        <w:rPr>
          <w:sz w:val="36"/>
          <w:szCs w:val="36"/>
        </w:rPr>
        <w:t xml:space="preserve"> for</w:t>
      </w:r>
    </w:p>
    <w:p w14:paraId="29411C5A" w14:textId="77777777" w:rsidR="005001AC" w:rsidRDefault="005001AC"/>
    <w:p w14:paraId="41E970DA" w14:textId="4EA76900" w:rsidR="002C030F" w:rsidRDefault="00EE037A" w:rsidP="003B40E6">
      <w:pPr>
        <w:jc w:val="center"/>
        <w:rPr>
          <w:sz w:val="28"/>
          <w:szCs w:val="28"/>
        </w:rPr>
      </w:pPr>
      <w:r w:rsidRPr="00EE037A">
        <w:rPr>
          <w:sz w:val="28"/>
          <w:szCs w:val="28"/>
        </w:rPr>
        <w:t>National and county life expectancy loss due to particulate matter pollution in the USA</w:t>
      </w:r>
    </w:p>
    <w:p w14:paraId="339B31F7" w14:textId="77777777" w:rsidR="00015F74" w:rsidRPr="007108F5" w:rsidRDefault="00015F74" w:rsidP="003B40E6">
      <w:pPr>
        <w:jc w:val="center"/>
        <w:rPr>
          <w:sz w:val="28"/>
          <w:szCs w:val="28"/>
        </w:rPr>
      </w:pPr>
    </w:p>
    <w:p w14:paraId="3092B63E" w14:textId="77777777" w:rsidR="00900205" w:rsidRDefault="00900205" w:rsidP="00900205">
      <w:pPr>
        <w:pStyle w:val="Authors"/>
        <w:spacing w:before="0" w:after="0"/>
        <w:jc w:val="both"/>
        <w:rPr>
          <w:vertAlign w:val="superscript"/>
        </w:rPr>
      </w:pPr>
      <w:r>
        <w:t>James E. Bennett</w:t>
      </w:r>
      <w:r w:rsidRPr="00B1318B">
        <w:rPr>
          <w:vertAlign w:val="superscript"/>
        </w:rPr>
        <w:t>1</w:t>
      </w:r>
      <w:r>
        <w:rPr>
          <w:vertAlign w:val="superscript"/>
        </w:rPr>
        <w:t>2</w:t>
      </w:r>
      <w:r w:rsidRPr="00B1318B">
        <w:rPr>
          <w:vertAlign w:val="superscript"/>
        </w:rPr>
        <w:t>†</w:t>
      </w:r>
      <w:r>
        <w:t>, Helen Tamura-Wicks</w:t>
      </w:r>
      <w:r>
        <w:rPr>
          <w:vertAlign w:val="superscript"/>
        </w:rPr>
        <w:t>12</w:t>
      </w:r>
      <w:r w:rsidRPr="00B1318B">
        <w:rPr>
          <w:vertAlign w:val="superscript"/>
        </w:rPr>
        <w:t>†</w:t>
      </w:r>
      <w:r>
        <w:t>, Robbie M. Parks</w:t>
      </w:r>
      <w:r>
        <w:rPr>
          <w:vertAlign w:val="superscript"/>
        </w:rPr>
        <w:t>12</w:t>
      </w:r>
      <w:r>
        <w:t>, Richard T. Burnett</w:t>
      </w:r>
      <w:r>
        <w:rPr>
          <w:vertAlign w:val="superscript"/>
        </w:rPr>
        <w:t>3</w:t>
      </w:r>
      <w:r>
        <w:t>, C. Arden Pope III</w:t>
      </w:r>
      <w:r>
        <w:rPr>
          <w:vertAlign w:val="superscript"/>
        </w:rPr>
        <w:t>4</w:t>
      </w:r>
      <w:r>
        <w:t>, Matthew J. Bechle</w:t>
      </w:r>
      <w:r>
        <w:rPr>
          <w:vertAlign w:val="superscript"/>
        </w:rPr>
        <w:t>5</w:t>
      </w:r>
      <w:r>
        <w:t>, Julian D. Marshall</w:t>
      </w:r>
      <w:r>
        <w:rPr>
          <w:vertAlign w:val="superscript"/>
        </w:rPr>
        <w:t>5</w:t>
      </w:r>
      <w:r>
        <w:t xml:space="preserve">, </w:t>
      </w:r>
      <w:proofErr w:type="spellStart"/>
      <w:r>
        <w:t>Goodarz</w:t>
      </w:r>
      <w:proofErr w:type="spellEnd"/>
      <w:r>
        <w:t xml:space="preserve"> Danaei</w:t>
      </w:r>
      <w:r>
        <w:rPr>
          <w:vertAlign w:val="superscript"/>
        </w:rPr>
        <w:t>6</w:t>
      </w:r>
      <w:r>
        <w:t>, Majid Ezzati</w:t>
      </w:r>
      <w:r w:rsidRPr="00B1318B">
        <w:rPr>
          <w:vertAlign w:val="superscript"/>
        </w:rPr>
        <w:t>1</w:t>
      </w:r>
      <w:r>
        <w:rPr>
          <w:vertAlign w:val="superscript"/>
        </w:rPr>
        <w:t>27</w:t>
      </w:r>
      <w:r w:rsidRPr="00B1318B">
        <w:rPr>
          <w:vertAlign w:val="superscript"/>
        </w:rPr>
        <w:t>*</w:t>
      </w:r>
    </w:p>
    <w:p w14:paraId="07663C4C" w14:textId="77777777" w:rsidR="00900205" w:rsidRPr="00B1318B" w:rsidRDefault="00900205" w:rsidP="00900205">
      <w:pPr>
        <w:pStyle w:val="Authors"/>
        <w:spacing w:before="0" w:after="0"/>
        <w:jc w:val="both"/>
      </w:pPr>
    </w:p>
    <w:p w14:paraId="7823E5EE" w14:textId="77777777" w:rsidR="00900205" w:rsidRDefault="00900205" w:rsidP="00900205">
      <w:pPr>
        <w:pStyle w:val="Paragraph"/>
        <w:spacing w:before="0"/>
        <w:ind w:firstLine="0"/>
        <w:jc w:val="both"/>
      </w:pPr>
      <w:r w:rsidRPr="00B43FDE">
        <w:rPr>
          <w:vertAlign w:val="superscript"/>
        </w:rPr>
        <w:t>1</w:t>
      </w:r>
      <w:r>
        <w:t xml:space="preserve"> Department of Epidemiology and Biostatistics, School of Public Health, Imperial College London, London, UK.</w:t>
      </w:r>
    </w:p>
    <w:p w14:paraId="1438CFC1" w14:textId="77777777" w:rsidR="00900205" w:rsidRPr="005E0E4A" w:rsidRDefault="00900205" w:rsidP="00900205">
      <w:pPr>
        <w:pStyle w:val="Paragraph"/>
        <w:spacing w:before="0"/>
        <w:ind w:firstLine="0"/>
        <w:jc w:val="both"/>
      </w:pPr>
      <w:r>
        <w:rPr>
          <w:vertAlign w:val="superscript"/>
        </w:rPr>
        <w:t>2</w:t>
      </w:r>
      <w:r>
        <w:t xml:space="preserve"> MRC-PHE Centre for Environment and Health, Imperial College London, London, UK.</w:t>
      </w:r>
    </w:p>
    <w:p w14:paraId="6286CEFE" w14:textId="77777777" w:rsidR="00900205" w:rsidRDefault="00900205" w:rsidP="00900205">
      <w:pPr>
        <w:pStyle w:val="Paragraph"/>
        <w:spacing w:before="0"/>
        <w:ind w:firstLine="0"/>
        <w:jc w:val="both"/>
      </w:pPr>
      <w:r>
        <w:rPr>
          <w:vertAlign w:val="superscript"/>
        </w:rPr>
        <w:t>3</w:t>
      </w:r>
      <w:r>
        <w:t xml:space="preserve"> Biostatistics and Epidemiology Division, Health Canada, Ottawa, Ontario, Canada.</w:t>
      </w:r>
    </w:p>
    <w:p w14:paraId="68BFC2BC" w14:textId="77777777" w:rsidR="00900205" w:rsidRPr="00756E3F" w:rsidRDefault="00900205" w:rsidP="00900205">
      <w:pPr>
        <w:pStyle w:val="Paragraph"/>
        <w:spacing w:before="0"/>
        <w:ind w:firstLine="0"/>
        <w:jc w:val="both"/>
      </w:pPr>
      <w:r>
        <w:rPr>
          <w:vertAlign w:val="superscript"/>
        </w:rPr>
        <w:t>4</w:t>
      </w:r>
      <w:r>
        <w:t xml:space="preserve"> Department of Economics, Brigham Young University, Provo, Utah, USA.</w:t>
      </w:r>
    </w:p>
    <w:p w14:paraId="1F9E85AF" w14:textId="77777777" w:rsidR="00900205" w:rsidRPr="00756E3F" w:rsidRDefault="00900205" w:rsidP="00900205">
      <w:pPr>
        <w:pStyle w:val="Paragraph"/>
        <w:spacing w:before="0"/>
        <w:ind w:firstLine="0"/>
        <w:jc w:val="both"/>
      </w:pPr>
      <w:r>
        <w:rPr>
          <w:vertAlign w:val="superscript"/>
        </w:rPr>
        <w:t>5</w:t>
      </w:r>
      <w:r>
        <w:t xml:space="preserve"> Department of Civil &amp; Environmental Engineering, University of Washington, Seattle, Washington, USA.</w:t>
      </w:r>
    </w:p>
    <w:p w14:paraId="1F7B46D2" w14:textId="77777777" w:rsidR="00900205" w:rsidRPr="00756E3F" w:rsidRDefault="00900205" w:rsidP="00900205">
      <w:pPr>
        <w:pStyle w:val="Paragraph"/>
        <w:spacing w:before="0"/>
        <w:ind w:firstLine="0"/>
        <w:jc w:val="both"/>
      </w:pPr>
      <w:r>
        <w:rPr>
          <w:vertAlign w:val="superscript"/>
        </w:rPr>
        <w:t>6</w:t>
      </w:r>
      <w:r>
        <w:t xml:space="preserve"> Harvard T.H. Chan School of Public Health, Boston, Massachusetts, USA.</w:t>
      </w:r>
    </w:p>
    <w:p w14:paraId="57589B43" w14:textId="77777777" w:rsidR="00900205" w:rsidRDefault="00900205" w:rsidP="00900205">
      <w:pPr>
        <w:pStyle w:val="Paragraph"/>
        <w:spacing w:before="0"/>
        <w:ind w:firstLine="0"/>
        <w:jc w:val="both"/>
      </w:pPr>
      <w:r>
        <w:rPr>
          <w:vertAlign w:val="superscript"/>
        </w:rPr>
        <w:t>7</w:t>
      </w:r>
      <w:r>
        <w:t xml:space="preserve"> WHO Collaborating Centre on NCD Surveillance and Epidemiology, Imperial College London, London, UK.</w:t>
      </w:r>
    </w:p>
    <w:p w14:paraId="7D494349" w14:textId="77777777" w:rsidR="00900205" w:rsidRDefault="00900205" w:rsidP="00900205">
      <w:pPr>
        <w:pStyle w:val="Paragraph"/>
        <w:spacing w:before="0"/>
        <w:ind w:firstLine="0"/>
        <w:jc w:val="both"/>
      </w:pPr>
    </w:p>
    <w:p w14:paraId="7EA74193" w14:textId="77777777" w:rsidR="00900205" w:rsidRDefault="00900205" w:rsidP="00900205">
      <w:pPr>
        <w:pStyle w:val="Paragraph"/>
        <w:spacing w:before="0"/>
        <w:ind w:firstLine="0"/>
        <w:jc w:val="both"/>
      </w:pPr>
      <w:r>
        <w:t>† Equal contribution, listed alphabetically</w:t>
      </w:r>
    </w:p>
    <w:p w14:paraId="718BA08E" w14:textId="77777777" w:rsidR="00900205" w:rsidRDefault="00900205" w:rsidP="00900205">
      <w:pPr>
        <w:pStyle w:val="Paragraph"/>
        <w:spacing w:before="0"/>
        <w:ind w:firstLine="0"/>
        <w:jc w:val="both"/>
      </w:pPr>
      <w:r>
        <w:t>* Correspondence to: majid.ezzati@imperial.ac.uk</w:t>
      </w:r>
    </w:p>
    <w:p w14:paraId="223EBBEB" w14:textId="77777777" w:rsidR="002C030F" w:rsidRDefault="002C030F"/>
    <w:p w14:paraId="5BBBF32C" w14:textId="77777777" w:rsidR="00015F74" w:rsidRDefault="00015F74">
      <w:pPr>
        <w:rPr>
          <w:b/>
        </w:rPr>
      </w:pPr>
    </w:p>
    <w:p w14:paraId="546CBFCA" w14:textId="77777777" w:rsidR="002C030F" w:rsidRPr="00262D72" w:rsidRDefault="009743A9">
      <w:pPr>
        <w:rPr>
          <w:b/>
        </w:rPr>
      </w:pPr>
      <w:r>
        <w:rPr>
          <w:b/>
        </w:rPr>
        <w:t xml:space="preserve">This PDF file </w:t>
      </w:r>
      <w:r w:rsidR="002C030F" w:rsidRPr="00262D72">
        <w:rPr>
          <w:b/>
        </w:rPr>
        <w:t>includes:</w:t>
      </w:r>
    </w:p>
    <w:p w14:paraId="6B069C4B" w14:textId="77777777" w:rsidR="002C030F" w:rsidRDefault="002C030F"/>
    <w:p w14:paraId="77A6E95F" w14:textId="77777777" w:rsidR="002C030F" w:rsidRDefault="002C030F" w:rsidP="00EE037A">
      <w:r>
        <w:t>Materials and Methods</w:t>
      </w:r>
    </w:p>
    <w:p w14:paraId="7FC81517" w14:textId="7068738E" w:rsidR="002C030F" w:rsidRDefault="002C030F" w:rsidP="00EE037A">
      <w:r>
        <w:t>Fig</w:t>
      </w:r>
      <w:r w:rsidR="00A3403B">
        <w:t xml:space="preserve">. </w:t>
      </w:r>
      <w:r>
        <w:t>S1</w:t>
      </w:r>
      <w:r w:rsidR="00A3403B">
        <w:t xml:space="preserve"> </w:t>
      </w:r>
    </w:p>
    <w:p w14:paraId="39DE064C" w14:textId="01BE9B2B" w:rsidR="002C030F" w:rsidRDefault="00F039B0" w:rsidP="00EE037A">
      <w:r>
        <w:t>Table</w:t>
      </w:r>
      <w:r w:rsidR="002C030F">
        <w:t xml:space="preserve"> S1</w:t>
      </w:r>
      <w:r>
        <w:t xml:space="preserve"> </w:t>
      </w:r>
    </w:p>
    <w:p w14:paraId="460300EE" w14:textId="2E8FBF65" w:rsidR="00712497" w:rsidRDefault="008B102A" w:rsidP="00712497">
      <w:r>
        <w:t>References (1-22</w:t>
      </w:r>
      <w:r w:rsidR="00712497">
        <w:t>)</w:t>
      </w:r>
    </w:p>
    <w:p w14:paraId="4B448789" w14:textId="77777777" w:rsidR="002C030F" w:rsidRDefault="002C030F"/>
    <w:p w14:paraId="68691C5A" w14:textId="77777777" w:rsidR="00065EBD" w:rsidRDefault="00065EBD" w:rsidP="00262D72">
      <w:pPr>
        <w:ind w:left="720"/>
        <w:rPr>
          <w:b/>
        </w:rPr>
      </w:pPr>
    </w:p>
    <w:p w14:paraId="4AB3A8F3" w14:textId="77777777" w:rsidR="00380F6E" w:rsidRDefault="00380F6E" w:rsidP="00380F6E">
      <w:pPr>
        <w:rPr>
          <w:b/>
        </w:rPr>
      </w:pPr>
    </w:p>
    <w:p w14:paraId="68DB149F" w14:textId="5A1DD949" w:rsidR="00380F6E" w:rsidRDefault="00380F6E" w:rsidP="00380F6E">
      <w:pPr>
        <w:rPr>
          <w:b/>
        </w:rPr>
      </w:pPr>
      <w:r>
        <w:rPr>
          <w:b/>
        </w:rPr>
        <w:br w:type="page"/>
      </w:r>
    </w:p>
    <w:p w14:paraId="4770CA44" w14:textId="776722EC" w:rsidR="006C2CC3" w:rsidRDefault="00BC3779" w:rsidP="00380F6E">
      <w:pPr>
        <w:rPr>
          <w:b/>
        </w:rPr>
      </w:pPr>
      <w:r>
        <w:rPr>
          <w:b/>
        </w:rPr>
        <w:lastRenderedPageBreak/>
        <w:t>Materials and Methods</w:t>
      </w:r>
    </w:p>
    <w:p w14:paraId="37B3181D" w14:textId="77777777" w:rsidR="00380F6E" w:rsidRDefault="00380F6E" w:rsidP="00380F6E">
      <w:pPr>
        <w:rPr>
          <w:b/>
        </w:rPr>
      </w:pPr>
    </w:p>
    <w:p w14:paraId="6CB0F024" w14:textId="123C4E9A" w:rsidR="00380F6E" w:rsidRPr="00380F6E" w:rsidRDefault="00380F6E" w:rsidP="00380F6E">
      <w:pPr>
        <w:rPr>
          <w:u w:val="single"/>
        </w:rPr>
      </w:pPr>
      <w:r>
        <w:rPr>
          <w:u w:val="single"/>
        </w:rPr>
        <w:t xml:space="preserve">Study </w:t>
      </w:r>
      <w:r w:rsidR="001A77DE">
        <w:rPr>
          <w:u w:val="single"/>
        </w:rPr>
        <w:t>d</w:t>
      </w:r>
      <w:r>
        <w:rPr>
          <w:u w:val="single"/>
        </w:rPr>
        <w:t>esign</w:t>
      </w:r>
    </w:p>
    <w:p w14:paraId="4E541A7B" w14:textId="44A23092" w:rsidR="006C2CC3" w:rsidRDefault="006C2CC3" w:rsidP="00BC3779">
      <w:pPr>
        <w:pStyle w:val="SMText"/>
        <w:ind w:firstLine="0"/>
        <w:jc w:val="both"/>
      </w:pPr>
      <w:r w:rsidRPr="006C2CC3">
        <w:t xml:space="preserve">Our aim was </w:t>
      </w:r>
      <w:r>
        <w:t>to quantify</w:t>
      </w:r>
      <w:r w:rsidR="00897970">
        <w:t>, nationally as well as at the small-area (county) level,</w:t>
      </w:r>
      <w:r>
        <w:t xml:space="preserve"> the current mortality burden of fine particulate matter (PM</w:t>
      </w:r>
      <w:r w:rsidRPr="00BA6A55">
        <w:rPr>
          <w:vertAlign w:val="subscript"/>
        </w:rPr>
        <w:t>2.5</w:t>
      </w:r>
      <w:r>
        <w:t>)</w:t>
      </w:r>
      <w:r w:rsidR="00CD5FBC">
        <w:t xml:space="preserve"> pollution</w:t>
      </w:r>
      <w:r>
        <w:t xml:space="preserve"> in the contiguous USA (i.e., excluding Alaska and Hawaii) and the averted mortality as a result of </w:t>
      </w:r>
      <w:r w:rsidR="00BA121C">
        <w:t xml:space="preserve">recent </w:t>
      </w:r>
      <w:r>
        <w:t>PM</w:t>
      </w:r>
      <w:r w:rsidRPr="00BA6A55">
        <w:rPr>
          <w:vertAlign w:val="subscript"/>
        </w:rPr>
        <w:t>2.5</w:t>
      </w:r>
      <w:r w:rsidR="00BA121C">
        <w:t xml:space="preserve"> reductions.</w:t>
      </w:r>
    </w:p>
    <w:p w14:paraId="38D8214E" w14:textId="4CF30C42" w:rsidR="006C2CC3" w:rsidRDefault="006C2CC3" w:rsidP="00BC3779">
      <w:pPr>
        <w:pStyle w:val="SMText"/>
        <w:ind w:firstLine="0"/>
        <w:jc w:val="both"/>
      </w:pPr>
    </w:p>
    <w:p w14:paraId="60E42ABB" w14:textId="0544BEFE" w:rsidR="00FD5EA5" w:rsidRDefault="00CD5FBC" w:rsidP="00BC3779">
      <w:pPr>
        <w:pStyle w:val="SMText"/>
        <w:ind w:firstLine="0"/>
        <w:jc w:val="both"/>
      </w:pPr>
      <w:r>
        <w:t>The most common source of information on the health effects of air pollution exposure is from prospective cohort studies</w:t>
      </w:r>
      <w:r w:rsidR="000C0EF7">
        <w:t xml:space="preserve"> </w:t>
      </w:r>
      <w:r w:rsidR="000C0EF7">
        <w:fldChar w:fldCharType="begin">
          <w:fldData xml:space="preserve">PEVuZE5vdGU+PENpdGU+PEF1dGhvcj5Eb2NrZXJ5PC9BdXRob3I+PFllYXI+MTk5MzwvWWVhcj48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==
</w:fldData>
        </w:fldChar>
      </w:r>
      <w:r w:rsidR="0096696E">
        <w:instrText xml:space="preserve"> ADDIN EN.CITE </w:instrText>
      </w:r>
      <w:r w:rsidR="0096696E">
        <w:fldChar w:fldCharType="begin">
          <w:fldData xml:space="preserve">PEVuZE5vdGU+PENpdGU+PEF1dGhvcj5Eb2NrZXJ5PC9BdXRob3I+PFllYXI+MTk5MzwvWWVhcj48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==
</w:fldData>
        </w:fldChar>
      </w:r>
      <w:r w:rsidR="0096696E">
        <w:instrText xml:space="preserve"> ADDIN EN.CITE.DATA </w:instrText>
      </w:r>
      <w:r w:rsidR="0096696E">
        <w:fldChar w:fldCharType="end"/>
      </w:r>
      <w:r w:rsidR="000C0EF7">
        <w:fldChar w:fldCharType="separate"/>
      </w:r>
      <w:r w:rsidR="0096696E">
        <w:rPr>
          <w:noProof/>
        </w:rPr>
        <w:t>(</w:t>
      </w:r>
      <w:r w:rsidR="0096696E" w:rsidRPr="0096696E">
        <w:rPr>
          <w:i/>
          <w:noProof/>
        </w:rPr>
        <w:t>1-5</w:t>
      </w:r>
      <w:r w:rsidR="0096696E">
        <w:rPr>
          <w:noProof/>
        </w:rPr>
        <w:t>)</w:t>
      </w:r>
      <w:r w:rsidR="000C0EF7">
        <w:fldChar w:fldCharType="end"/>
      </w:r>
      <w:r>
        <w:t>. B</w:t>
      </w:r>
      <w:r w:rsidR="00E00309">
        <w:t xml:space="preserve">y </w:t>
      </w:r>
      <w:r w:rsidR="006C2CC3">
        <w:t>design, prospective cohort studies provide information on the magnitude of the risk associated with PM</w:t>
      </w:r>
      <w:r w:rsidR="006C2CC3" w:rsidRPr="00BA6A55">
        <w:rPr>
          <w:vertAlign w:val="subscript"/>
        </w:rPr>
        <w:t>2.5</w:t>
      </w:r>
      <w:r w:rsidR="006C2CC3">
        <w:t xml:space="preserve"> </w:t>
      </w:r>
      <w:r>
        <w:t>in</w:t>
      </w:r>
      <w:r w:rsidR="00644915">
        <w:t xml:space="preserve"> a</w:t>
      </w:r>
      <w:r>
        <w:t xml:space="preserve"> specific group of participants </w:t>
      </w:r>
      <w:r w:rsidR="006C2CC3">
        <w:t>after a follow-up period</w:t>
      </w:r>
      <w:r w:rsidR="003F4536">
        <w:t>,</w:t>
      </w:r>
      <w:r w:rsidR="006C2CC3">
        <w:t xml:space="preserve"> during which other determinants of population health also change. Therefore, estimates of excess mortality and loss of life expectancy due to air pollution in the </w:t>
      </w:r>
      <w:r w:rsidR="00EE037A">
        <w:t>contemporary</w:t>
      </w:r>
      <w:r w:rsidR="006C2CC3">
        <w:t xml:space="preserve"> population</w:t>
      </w:r>
      <w:r w:rsidR="0096696E">
        <w:t xml:space="preserve"> </w:t>
      </w:r>
      <w:r w:rsidR="0096696E">
        <w:fldChar w:fldCharType="begin">
          <w:fldData xml:space="preserve">PEVuZE5vdGU+PENpdGU+PEF1dGhvcj5GYW5uPC9BdXRob3I+PFllYXI+MjAxNzwvWWVhcj48UmVj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</w:fldData>
        </w:fldChar>
      </w:r>
      <w:r w:rsidR="0096696E">
        <w:instrText xml:space="preserve"> ADDIN EN.CITE </w:instrText>
      </w:r>
      <w:r w:rsidR="0096696E">
        <w:fldChar w:fldCharType="begin">
          <w:fldData xml:space="preserve">PEVuZE5vdGU+PENpdGU+PEF1dGhvcj5GYW5uPC9BdXRob3I+PFllYXI+MjAxNzwvWWVhcj48UmVj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</w:fldData>
        </w:fldChar>
      </w:r>
      <w:r w:rsidR="0096696E">
        <w:instrText xml:space="preserve"> ADDIN EN.CITE.DATA </w:instrText>
      </w:r>
      <w:r w:rsidR="0096696E">
        <w:fldChar w:fldCharType="end"/>
      </w:r>
      <w:r w:rsidR="0096696E">
        <w:fldChar w:fldCharType="separate"/>
      </w:r>
      <w:r w:rsidR="0096696E">
        <w:rPr>
          <w:noProof/>
        </w:rPr>
        <w:t>(</w:t>
      </w:r>
      <w:r w:rsidR="0096696E" w:rsidRPr="0096696E">
        <w:rPr>
          <w:i/>
          <w:noProof/>
        </w:rPr>
        <w:t>5, 6</w:t>
      </w:r>
      <w:r w:rsidR="0096696E">
        <w:rPr>
          <w:noProof/>
        </w:rPr>
        <w:t>)</w:t>
      </w:r>
      <w:r w:rsidR="0096696E">
        <w:fldChar w:fldCharType="end"/>
      </w:r>
      <w:r w:rsidR="006C2CC3">
        <w:t>, and the benefits of control, typically rely on applying risk estimates from prospective cohorts to current PM</w:t>
      </w:r>
      <w:r w:rsidR="006C2CC3" w:rsidRPr="00BA6A55">
        <w:rPr>
          <w:vertAlign w:val="subscript"/>
        </w:rPr>
        <w:t>2.5</w:t>
      </w:r>
      <w:r w:rsidR="006C2CC3">
        <w:t xml:space="preserve"> concentrations and mortality statistics</w:t>
      </w:r>
      <w:r w:rsidR="00897970">
        <w:t>,</w:t>
      </w:r>
      <w:r w:rsidR="006C2CC3">
        <w:t xml:space="preserve"> with an implicit assumption that the magnitude of risk associated with PM</w:t>
      </w:r>
      <w:r w:rsidR="006C2CC3" w:rsidRPr="00BA6A55">
        <w:rPr>
          <w:vertAlign w:val="subscript"/>
        </w:rPr>
        <w:t>2.5</w:t>
      </w:r>
      <w:r w:rsidR="006C2CC3">
        <w:t xml:space="preserve"> in </w:t>
      </w:r>
      <w:r>
        <w:t>the prospective cohort participants</w:t>
      </w:r>
      <w:r w:rsidR="006C2CC3">
        <w:t xml:space="preserve"> is the same as the</w:t>
      </w:r>
      <w:r>
        <w:t xml:space="preserve"> </w:t>
      </w:r>
      <w:r w:rsidR="00897970">
        <w:t>co</w:t>
      </w:r>
      <w:r w:rsidR="003F4536">
        <w:t>n</w:t>
      </w:r>
      <w:r w:rsidR="00897970">
        <w:t>temporary</w:t>
      </w:r>
      <w:r w:rsidR="006C2CC3" w:rsidRPr="00FD5EA5">
        <w:t xml:space="preserve"> </w:t>
      </w:r>
      <w:r w:rsidR="006C2CC3">
        <w:t xml:space="preserve">general population. </w:t>
      </w:r>
    </w:p>
    <w:p w14:paraId="3EA77A87" w14:textId="77777777" w:rsidR="00FD5EA5" w:rsidRDefault="00FD5EA5" w:rsidP="00BC3779">
      <w:pPr>
        <w:pStyle w:val="SMText"/>
        <w:ind w:firstLine="0"/>
        <w:jc w:val="both"/>
      </w:pPr>
    </w:p>
    <w:p w14:paraId="5C4C5D10" w14:textId="3580E680" w:rsidR="00897970" w:rsidRDefault="00FD5EA5" w:rsidP="00897970">
      <w:pPr>
        <w:pStyle w:val="SMText"/>
        <w:ind w:firstLine="0"/>
        <w:jc w:val="both"/>
      </w:pPr>
      <w:r>
        <w:t>An alternative approach to measuring the mortality burden of air pollution is to directly analyze the association of death rates (or life expectancy as a summary measure) with PM</w:t>
      </w:r>
      <w:r w:rsidRPr="00BA6A55">
        <w:rPr>
          <w:vertAlign w:val="subscript"/>
        </w:rPr>
        <w:t>2.5</w:t>
      </w:r>
      <w:r>
        <w:t xml:space="preserve"> concentration across a large number of small-area units, such as counties, appropriately adjusting for other determinants of mortality</w:t>
      </w:r>
      <w:r w:rsidR="0096696E">
        <w:t xml:space="preserve"> </w:t>
      </w:r>
      <w:r w:rsidR="0096696E">
        <w:fldChar w:fldCharType="begin">
          <w:fldData xml:space="preserve">PEVuZE5vdGU+PENpdGU+PEF1dGhvcj5Qb3BlPC9BdXRob3I+PFllYXI+MjAwOTwvWWVhcj48UmVj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dGhvcj5Db3JyZWlhPC9BdXRob3I+PFllYXI+MjAxMzwvWWVhcj48UmVjTnVtPjM2ODwvUmVjTnVt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</w:fldData>
        </w:fldChar>
      </w:r>
      <w:r w:rsidR="00B320FC">
        <w:instrText xml:space="preserve"> ADDIN EN.CITE </w:instrText>
      </w:r>
      <w:r w:rsidR="00B320FC">
        <w:fldChar w:fldCharType="begin">
          <w:fldData xml:space="preserve">PEVuZE5vdGU+PENpdGU+PEF1dGhvcj5Qb3BlPC9BdXRob3I+PFllYXI+MjAwOTwvWWVhcj48UmVj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</w:fldData>
        </w:fldChar>
      </w:r>
      <w:r w:rsidR="00B320FC">
        <w:instrText xml:space="preserve"> ADDIN EN.CITE.DATA </w:instrText>
      </w:r>
      <w:r w:rsidR="00B320FC">
        <w:fldChar w:fldCharType="end"/>
      </w:r>
      <w:r w:rsidR="0096696E">
        <w:fldChar w:fldCharType="separate"/>
      </w:r>
      <w:r w:rsidR="00B320FC">
        <w:rPr>
          <w:noProof/>
        </w:rPr>
        <w:t>(</w:t>
      </w:r>
      <w:r w:rsidR="00B320FC" w:rsidRPr="00B320FC">
        <w:rPr>
          <w:i/>
          <w:noProof/>
        </w:rPr>
        <w:t>7-11</w:t>
      </w:r>
      <w:r w:rsidR="00B320FC">
        <w:rPr>
          <w:noProof/>
        </w:rPr>
        <w:t>)</w:t>
      </w:r>
      <w:r w:rsidR="0096696E">
        <w:fldChar w:fldCharType="end"/>
      </w:r>
      <w:r>
        <w:t xml:space="preserve">. </w:t>
      </w:r>
      <w:r w:rsidR="00897970">
        <w:t xml:space="preserve">Here, we used </w:t>
      </w:r>
      <w:r w:rsidR="005021AA">
        <w:t>four</w:t>
      </w:r>
      <w:r w:rsidR="00897970">
        <w:t xml:space="preserve"> Bayesian spatio</w:t>
      </w:r>
      <w:del w:id="0" w:author="JDM" w:date="2018-11-24T01:54:00Z">
        <w:r w:rsidR="00897970" w:rsidDel="00B232FF">
          <w:delText>-</w:delText>
        </w:r>
      </w:del>
      <w:r w:rsidR="00897970">
        <w:t>temporal models, with different degrees of adjustment for county characteristics</w:t>
      </w:r>
      <w:r w:rsidR="000A308F">
        <w:t xml:space="preserve"> that may also </w:t>
      </w:r>
      <w:r w:rsidR="005021AA">
        <w:t>affect</w:t>
      </w:r>
      <w:r w:rsidR="000A308F">
        <w:t xml:space="preserve"> mortality</w:t>
      </w:r>
      <w:r w:rsidR="00897970">
        <w:t>, to directly estimate excess deaths and loss of life expectancy from PM</w:t>
      </w:r>
      <w:r w:rsidR="00897970" w:rsidRPr="00BA6A55">
        <w:rPr>
          <w:vertAlign w:val="subscript"/>
        </w:rPr>
        <w:t>2.5</w:t>
      </w:r>
      <w:r w:rsidR="00897970">
        <w:t xml:space="preserve"> in US counties from 1999 to 2015. We began the analysis in 1999</w:t>
      </w:r>
      <w:r w:rsidR="00E458C7">
        <w:t xml:space="preserve"> for two reasons: First,</w:t>
      </w:r>
      <w:r w:rsidR="00897970">
        <w:t xml:space="preserve"> reliable data on PM</w:t>
      </w:r>
      <w:r w:rsidR="00897970" w:rsidRPr="00BA6A55">
        <w:rPr>
          <w:vertAlign w:val="subscript"/>
        </w:rPr>
        <w:t>2.5</w:t>
      </w:r>
      <w:r w:rsidR="00897970" w:rsidRPr="006C2CC3">
        <w:t xml:space="preserve"> </w:t>
      </w:r>
      <w:r w:rsidR="00EE037A">
        <w:t>throughout the</w:t>
      </w:r>
      <w:r w:rsidR="00897970">
        <w:t xml:space="preserve"> USA became only available </w:t>
      </w:r>
      <w:r w:rsidR="00331B12">
        <w:t>then</w:t>
      </w:r>
      <w:r w:rsidR="00897970">
        <w:t>, when the US Environmental Protection Agency</w:t>
      </w:r>
      <w:r w:rsidR="004069DC">
        <w:t xml:space="preserve"> </w:t>
      </w:r>
      <w:r w:rsidR="005E4C37">
        <w:t xml:space="preserve">set up the Federal Reference Method network (mainly in urban areas) to complement the Interagency Monitoring of Protected Visual Environment network (mainly in rural areas) </w:t>
      </w:r>
      <w:r w:rsidR="005E4C37">
        <w:fldChar w:fldCharType="begin"/>
      </w:r>
      <w:r w:rsidR="005E4C37">
        <w:instrText xml:space="preserve"> ADDIN EN.CITE &lt;EndNote&gt;&lt;Cite&gt;&lt;Author&gt;Kim&lt;/Author&gt;&lt;Year&gt;2017&lt;/Year&gt;&lt;RecNum&gt;433&lt;/RecNum&gt;&lt;DisplayText&gt;(&lt;style face="italic"&gt;12&lt;/style&gt;)&lt;/DisplayText&gt;&lt;record&gt;&lt;rec-number&gt;433&lt;/rec-number&gt;&lt;foreign-keys&gt;&lt;key app="EN" db-id="pdr9d5f29d20wqewxabpwf0cs0xwaavp2p5r" timestamp="1541526150"&gt;433&lt;/key&gt;&lt;/foreign-keys&gt;&lt;ref-type name="Journal Article"&gt;17&lt;/ref-type&gt;&lt;contributors&gt;&lt;authors&gt;&lt;author&gt;Kim, Sun-Young&lt;/author&gt;&lt;author&gt;Olives, Casey&lt;/author&gt;&lt;author&gt;Sheppard, Lianne&lt;/author&gt;&lt;author&gt;Sampson, Paul D.&lt;/author&gt;&lt;author&gt;Larson, Timothy V.&lt;/author&gt;&lt;author&gt;Keller, Joshua P.&lt;/author&gt;&lt;author&gt;Kaufman, Joel D.&lt;/author&gt;&lt;/authors&gt;&lt;/contributors&gt;&lt;titles&gt;&lt;title&gt;Historical Prediction Modeling Approach for Estimating Long-Term Concentrations of PM2.5 in Cohort Studies before the 1999 Implementation of Widespread Monitoring&lt;/title&gt;&lt;secondary-title&gt;Environmental health perspectives&lt;/secondary-title&gt;&lt;/titles&gt;&lt;periodical&gt;&lt;full-title&gt;Environmental Health Perspectives&lt;/full-title&gt;&lt;abbr-1&gt;Environ Health Persp&lt;/abbr-1&gt;&lt;/periodical&gt;&lt;pages&gt;38-46&lt;/pages&gt;&lt;volume&gt;125&lt;/volume&gt;&lt;number&gt;1&lt;/number&gt;&lt;edition&gt;2016/06/24&lt;/edition&gt;&lt;dates&gt;&lt;year&gt;2017&lt;/year&gt;&lt;/dates&gt;&lt;publisher&gt;National Institute of Environmental Health Sciences&lt;/publisher&gt;&lt;isbn&gt;1552-9924&amp;#xD;0091-6765&lt;/isbn&gt;&lt;accession-num&gt;27340825&lt;/accession-num&gt;&lt;urls&gt;&lt;related-urls&gt;&lt;url&gt;https://www.ncbi.nlm.nih.gov/pubmed/27340825&lt;/url&gt;&lt;url&gt;https://www.ncbi.nlm.nih.gov/pmc/PMC5226688/&lt;/url&gt;&lt;/related-urls&gt;&lt;/urls&gt;&lt;electronic-resource-num&gt;10.1289/EHP131&lt;/electronic-resource-num&gt;&lt;remote-database-name&gt;PubMed&lt;/remote-database-name&gt;&lt;/record&gt;&lt;/Cite&gt;&lt;/EndNote&gt;</w:instrText>
      </w:r>
      <w:r w:rsidR="005E4C37">
        <w:fldChar w:fldCharType="separate"/>
      </w:r>
      <w:r w:rsidR="005E4C37">
        <w:rPr>
          <w:noProof/>
        </w:rPr>
        <w:t>(</w:t>
      </w:r>
      <w:r w:rsidR="005E4C37" w:rsidRPr="005E4C37">
        <w:rPr>
          <w:i/>
          <w:noProof/>
        </w:rPr>
        <w:t>12</w:t>
      </w:r>
      <w:r w:rsidR="005E4C37">
        <w:rPr>
          <w:noProof/>
        </w:rPr>
        <w:t>)</w:t>
      </w:r>
      <w:r w:rsidR="005E4C37">
        <w:fldChar w:fldCharType="end"/>
      </w:r>
      <w:r w:rsidR="005E4C37">
        <w:t>.</w:t>
      </w:r>
      <w:r w:rsidR="00E458C7">
        <w:t xml:space="preserve"> Second, the USA switched from the 9</w:t>
      </w:r>
      <w:r w:rsidR="00E458C7" w:rsidRPr="00E458C7">
        <w:rPr>
          <w:vertAlign w:val="superscript"/>
        </w:rPr>
        <w:t>th</w:t>
      </w:r>
      <w:r w:rsidR="00E458C7">
        <w:t xml:space="preserve"> revision to the 10</w:t>
      </w:r>
      <w:r w:rsidR="00E458C7" w:rsidRPr="00E458C7">
        <w:rPr>
          <w:vertAlign w:val="superscript"/>
        </w:rPr>
        <w:t>th</w:t>
      </w:r>
      <w:r w:rsidR="00E458C7">
        <w:t xml:space="preserve"> revision of the International Classification of Disease (ICD) system </w:t>
      </w:r>
      <w:r w:rsidR="00226E3C">
        <w:t>in 1999</w:t>
      </w:r>
      <w:r w:rsidR="009E17C8">
        <w:t xml:space="preserve"> </w:t>
      </w:r>
      <w:r w:rsidR="009E17C8">
        <w:fldChar w:fldCharType="begin"/>
      </w:r>
      <w:r w:rsidR="009E17C8">
        <w:instrText xml:space="preserve"> ADDIN EN.CITE &lt;EndNote&gt;&lt;Cite ExcludeYear="1"&gt;&lt;Author&gt;Centers for Disease Control and Prevention&lt;/Author&gt;&lt;RecNum&gt;449&lt;/RecNum&gt;&lt;DisplayText&gt;(&lt;style face="italic"&gt;13&lt;/style&gt;)&lt;/DisplayText&gt;&lt;record&gt;&lt;rec-number&gt;449&lt;/rec-number&gt;&lt;foreign-keys&gt;&lt;key app="EN" db-id="pdr9d5f29d20wqewxabpwf0cs0xwaavp2p5r" timestamp="1542893815"&gt;449&lt;/key&gt;&lt;/foreign-keys&gt;&lt;ref-type name="Web Page"&gt;12&lt;/ref-type&gt;&lt;contributors&gt;&lt;authors&gt;&lt;author&gt;Centers for Disease Control and Prevention,&lt;/author&gt;&lt;/authors&gt;&lt;/contributors&gt;&lt;titles&gt;&lt;title&gt;International Classification of Diseases 10th Revision (ICD-10)&lt;/title&gt;&lt;/titles&gt;&lt;dates&gt;&lt;/dates&gt;&lt;urls&gt;&lt;related-urls&gt;&lt;url&gt;&lt;style face="underline" font="default" size="100%"&gt;https://www.cdc.gov/nchs/data/dvs/icd10fct.pdf&lt;/style&gt;&lt;/url&gt;&lt;/related-urls&gt;&lt;/urls&gt;&lt;/record&gt;&lt;/Cite&gt;&lt;/EndNote&gt;</w:instrText>
      </w:r>
      <w:r w:rsidR="009E17C8">
        <w:fldChar w:fldCharType="separate"/>
      </w:r>
      <w:r w:rsidR="009E17C8">
        <w:rPr>
          <w:noProof/>
        </w:rPr>
        <w:t>(</w:t>
      </w:r>
      <w:r w:rsidR="009E17C8" w:rsidRPr="009E17C8">
        <w:rPr>
          <w:i/>
          <w:noProof/>
        </w:rPr>
        <w:t>13</w:t>
      </w:r>
      <w:r w:rsidR="009E17C8">
        <w:rPr>
          <w:noProof/>
        </w:rPr>
        <w:t>)</w:t>
      </w:r>
      <w:r w:rsidR="009E17C8">
        <w:fldChar w:fldCharType="end"/>
      </w:r>
      <w:r w:rsidR="00226E3C">
        <w:t>. Therefore, the post-1999 data are based on a consistent system of the assignment of the medical cause of death.</w:t>
      </w:r>
    </w:p>
    <w:p w14:paraId="4916429A" w14:textId="77777777" w:rsidR="00E47B5C" w:rsidRDefault="00E47B5C"/>
    <w:p w14:paraId="621CF7AC" w14:textId="36771529" w:rsidR="004F6D0A" w:rsidRPr="00380F6E" w:rsidRDefault="00380F6E" w:rsidP="004F6D0A">
      <w:pPr>
        <w:pStyle w:val="SMSubheading"/>
        <w:jc w:val="both"/>
        <w:rPr>
          <w:u w:val="single"/>
        </w:rPr>
      </w:pPr>
      <w:r>
        <w:rPr>
          <w:u w:val="single"/>
        </w:rPr>
        <w:t xml:space="preserve">Data </w:t>
      </w:r>
      <w:r w:rsidR="001A77DE">
        <w:rPr>
          <w:u w:val="single"/>
        </w:rPr>
        <w:t>s</w:t>
      </w:r>
      <w:r w:rsidR="004F6D0A" w:rsidRPr="00380F6E">
        <w:rPr>
          <w:u w:val="single"/>
        </w:rPr>
        <w:t>ources</w:t>
      </w:r>
    </w:p>
    <w:p w14:paraId="4E0112B5" w14:textId="3502E913" w:rsidR="0047415E" w:rsidRDefault="004F6D0A" w:rsidP="004F6D0A">
      <w:pPr>
        <w:pStyle w:val="SMSubheading"/>
        <w:jc w:val="both"/>
        <w:rPr>
          <w:u w:val="none"/>
        </w:rPr>
      </w:pPr>
      <w:r>
        <w:rPr>
          <w:u w:val="none"/>
        </w:rPr>
        <w:t>We used data on</w:t>
      </w:r>
      <w:r w:rsidRPr="00D505CF">
        <w:rPr>
          <w:u w:val="none"/>
        </w:rPr>
        <w:t xml:space="preserve"> deaths</w:t>
      </w:r>
      <w:r w:rsidR="00C6199E">
        <w:rPr>
          <w:u w:val="none"/>
        </w:rPr>
        <w:t xml:space="preserve"> by sex, age, underlying cause of death and county of residence</w:t>
      </w:r>
      <w:r w:rsidRPr="00D505CF">
        <w:rPr>
          <w:u w:val="none"/>
        </w:rPr>
        <w:t xml:space="preserve"> </w:t>
      </w:r>
      <w:r>
        <w:rPr>
          <w:u w:val="none"/>
        </w:rPr>
        <w:t xml:space="preserve">from </w:t>
      </w:r>
      <w:r w:rsidRPr="00D505CF">
        <w:rPr>
          <w:u w:val="none"/>
        </w:rPr>
        <w:t xml:space="preserve">vital registration through the </w:t>
      </w:r>
      <w:r>
        <w:rPr>
          <w:u w:val="none"/>
        </w:rPr>
        <w:t xml:space="preserve">National Centre for Health Statistics </w:t>
      </w:r>
      <w:r w:rsidR="00C6199E">
        <w:rPr>
          <w:u w:val="none"/>
        </w:rPr>
        <w:t>(NCHS)</w:t>
      </w:r>
      <w:r w:rsidR="005733EC">
        <w:rPr>
          <w:u w:val="none"/>
        </w:rPr>
        <w:t xml:space="preserve"> </w:t>
      </w:r>
      <w:r w:rsidR="0058308E">
        <w:rPr>
          <w:u w:val="none"/>
          <w:lang w:val="en-GB"/>
        </w:rPr>
        <w:t>(</w:t>
      </w:r>
      <w:hyperlink r:id="rId10" w:history="1">
        <w:r w:rsidR="0058308E" w:rsidRPr="00B932A7">
          <w:rPr>
            <w:rStyle w:val="Hyperlink"/>
            <w:lang w:val="en-GB"/>
          </w:rPr>
          <w:t>https://www.cdc.gov/nchs/nvss/dvs_data_release.htm</w:t>
        </w:r>
      </w:hyperlink>
      <w:r w:rsidR="0058308E">
        <w:rPr>
          <w:u w:val="none"/>
          <w:lang w:val="en-GB"/>
        </w:rPr>
        <w:t>)</w:t>
      </w:r>
      <w:r w:rsidR="0058308E">
        <w:rPr>
          <w:u w:val="none"/>
        </w:rPr>
        <w:t xml:space="preserve"> </w:t>
      </w:r>
      <w:r>
        <w:rPr>
          <w:u w:val="none"/>
        </w:rPr>
        <w:t xml:space="preserve">and </w:t>
      </w:r>
      <w:r w:rsidR="00C6199E">
        <w:rPr>
          <w:u w:val="none"/>
        </w:rPr>
        <w:t xml:space="preserve">on population from the </w:t>
      </w:r>
      <w:r w:rsidRPr="00D505CF">
        <w:rPr>
          <w:u w:val="none"/>
        </w:rPr>
        <w:t>NCHS bridged-race dataset</w:t>
      </w:r>
      <w:r w:rsidR="005733EC">
        <w:rPr>
          <w:u w:val="none"/>
        </w:rPr>
        <w:t xml:space="preserve"> (</w:t>
      </w:r>
      <w:hyperlink r:id="rId11" w:history="1">
        <w:r w:rsidR="005733EC" w:rsidRPr="00B932A7">
          <w:rPr>
            <w:rStyle w:val="Hyperlink"/>
          </w:rPr>
          <w:t>https://www.cdc.gov/nchs/nvss/bridged_race.htm</w:t>
        </w:r>
      </w:hyperlink>
      <w:r w:rsidR="005733EC">
        <w:rPr>
          <w:u w:val="none"/>
        </w:rPr>
        <w:t>)</w:t>
      </w:r>
      <w:r w:rsidRPr="00D505CF">
        <w:rPr>
          <w:u w:val="none"/>
        </w:rPr>
        <w:t xml:space="preserve">. </w:t>
      </w:r>
      <w:r w:rsidR="00C6199E">
        <w:rPr>
          <w:u w:val="none"/>
        </w:rPr>
        <w:t xml:space="preserve">We used data on annual </w:t>
      </w:r>
      <w:r w:rsidR="00C6199E">
        <w:rPr>
          <w:u w:val="none"/>
        </w:rPr>
        <w:t xml:space="preserve">mean </w:t>
      </w:r>
      <w:r w:rsidRPr="00137900">
        <w:rPr>
          <w:u w:val="none"/>
        </w:rPr>
        <w:t>PM</w:t>
      </w:r>
      <w:r w:rsidRPr="00137900">
        <w:rPr>
          <w:u w:val="none"/>
          <w:vertAlign w:val="subscript"/>
        </w:rPr>
        <w:t>2.5</w:t>
      </w:r>
      <w:r>
        <w:rPr>
          <w:u w:val="none"/>
        </w:rPr>
        <w:t xml:space="preserve"> </w:t>
      </w:r>
      <w:r w:rsidR="00C6199E">
        <w:rPr>
          <w:u w:val="none"/>
        </w:rPr>
        <w:t xml:space="preserve">concentration </w:t>
      </w:r>
      <w:r w:rsidR="00C6199E" w:rsidRPr="00C6199E">
        <w:rPr>
          <w:u w:val="none"/>
        </w:rPr>
        <w:t>from a</w:t>
      </w:r>
      <w:r w:rsidR="0047415E">
        <w:rPr>
          <w:u w:val="none"/>
        </w:rPr>
        <w:t>n</w:t>
      </w:r>
      <w:r w:rsidR="00C6199E" w:rsidRPr="00C6199E">
        <w:rPr>
          <w:u w:val="none"/>
        </w:rPr>
        <w:t xml:space="preserve"> </w:t>
      </w:r>
      <w:r w:rsidR="0047415E">
        <w:rPr>
          <w:u w:val="none"/>
        </w:rPr>
        <w:t xml:space="preserve">integrated geographic </w:t>
      </w:r>
      <w:r w:rsidR="00C6199E" w:rsidRPr="00C6199E">
        <w:rPr>
          <w:u w:val="none"/>
        </w:rPr>
        <w:t xml:space="preserve">regression model </w:t>
      </w:r>
      <w:r w:rsidR="00C6199E" w:rsidRPr="00C6199E">
        <w:rPr>
          <w:u w:val="none"/>
        </w:rPr>
        <w:t xml:space="preserve">that applied a universal kriging approach to monitoring data and hundreds of geographic variables, including population, land </w:t>
      </w:r>
      <w:r w:rsidR="00C6199E" w:rsidRPr="00C6199E">
        <w:rPr>
          <w:u w:val="none"/>
        </w:rPr>
        <w:t>use, emission sources and satellite-derived estimates of particle pollution (based on optical depth)</w:t>
      </w:r>
      <w:r w:rsidR="0047415E">
        <w:rPr>
          <w:u w:val="none"/>
        </w:rPr>
        <w:t xml:space="preserve"> and land cover</w:t>
      </w:r>
      <w:r w:rsidR="00C6199E" w:rsidRPr="00C6199E">
        <w:rPr>
          <w:u w:val="none"/>
        </w:rPr>
        <w:t xml:space="preserve">, as </w:t>
      </w:r>
      <w:r w:rsidR="00C6199E" w:rsidRPr="00C6199E">
        <w:rPr>
          <w:u w:val="none"/>
        </w:rPr>
        <w:t>detailed elsewhere</w:t>
      </w:r>
      <w:r w:rsidR="00380F6E">
        <w:rPr>
          <w:u w:val="none"/>
        </w:rPr>
        <w:t xml:space="preserve"> </w:t>
      </w:r>
      <w:r w:rsidR="00380F6E">
        <w:rPr>
          <w:u w:val="none"/>
        </w:rPr>
        <w:fldChar w:fldCharType="begin"/>
      </w:r>
      <w:r w:rsidR="009E17C8">
        <w:rPr>
          <w:u w:val="none"/>
        </w:rPr>
        <w:instrText xml:space="preserve"> ADDIN EN.CITE &lt;EndNote&gt;&lt;Cite&gt;&lt;Author&gt;Kim&lt;/Author&gt;&lt;Year&gt;2018&lt;/Year&gt;&lt;RecNum&gt;377&lt;/RecNum&gt;&lt;DisplayText&gt;(&lt;style face="italic"&gt;14&lt;/style&gt;)&lt;/DisplayText&gt;&lt;record&gt;&lt;rec-number&gt;377&lt;/rec-number&gt;&lt;foreign-keys&gt;&lt;key app="EN" db-id="pdr9d5f29d20wqewxabpwf0cs0xwaavp2p5r" timestamp="1540901189"&gt;377&lt;/key&gt;&lt;/foreign-keys&gt;&lt;ref-type name="Journal Article"&gt;17&lt;/ref-type&gt;&lt;contributors&gt;&lt;authors&gt;&lt;author&gt;Kim, S. Y.&lt;/author&gt;&lt;author&gt;Bechle, M.&lt;/author&gt;&lt;author&gt;Hankey, S.&lt;/author&gt;&lt;author&gt;Sheppard, L.&lt;/author&gt;&lt;author&gt;Szpiro, A. A.&lt;/author&gt;&lt;author&gt;Marshall, J. D.&lt;/author&gt;&lt;/authors&gt;&lt;/contributors&gt;&lt;titles&gt;&lt;title&gt;A Parsimonious Approach for Estimating Individual-level Concentrations of Criteria Pollutants Over the Contiguous U.S. (in preparation)&lt;/title&gt;&lt;/titles&gt;&lt;dates&gt;&lt;year&gt;2018&lt;/year&gt;&lt;/dates&gt;&lt;urls&gt;&lt;/urls&gt;&lt;/record&gt;&lt;/Cite&gt;&lt;/EndNote&gt;</w:instrText>
      </w:r>
      <w:r w:rsidR="00380F6E">
        <w:rPr>
          <w:u w:val="none"/>
        </w:rPr>
        <w:fldChar w:fldCharType="separate"/>
      </w:r>
      <w:r w:rsidR="009E17C8">
        <w:rPr>
          <w:noProof/>
          <w:u w:val="none"/>
        </w:rPr>
        <w:t>(</w:t>
      </w:r>
      <w:r w:rsidR="009E17C8" w:rsidRPr="009E17C8">
        <w:rPr>
          <w:i/>
          <w:noProof/>
          <w:u w:val="none"/>
        </w:rPr>
        <w:t>14</w:t>
      </w:r>
      <w:r w:rsidR="009E17C8">
        <w:rPr>
          <w:noProof/>
          <w:u w:val="none"/>
        </w:rPr>
        <w:t>)</w:t>
      </w:r>
      <w:r w:rsidR="00380F6E">
        <w:rPr>
          <w:u w:val="none"/>
        </w:rPr>
        <w:fldChar w:fldCharType="end"/>
      </w:r>
      <w:r w:rsidR="00C6199E" w:rsidRPr="00C6199E">
        <w:rPr>
          <w:u w:val="none"/>
        </w:rPr>
        <w:t>.</w:t>
      </w:r>
      <w:r w:rsidR="005733EC" w:rsidRPr="00683C3D">
        <w:rPr>
          <w:u w:val="none"/>
        </w:rPr>
        <w:t xml:space="preserve"> </w:t>
      </w:r>
      <w:r w:rsidR="00683C3D" w:rsidRPr="00683C3D">
        <w:rPr>
          <w:u w:val="none"/>
        </w:rPr>
        <w:t>The PM</w:t>
      </w:r>
      <w:r w:rsidR="00683C3D" w:rsidRPr="00683C3D">
        <w:rPr>
          <w:u w:val="none"/>
          <w:vertAlign w:val="subscript"/>
        </w:rPr>
        <w:t>2.5</w:t>
      </w:r>
      <w:r w:rsidR="00683C3D" w:rsidRPr="00683C3D">
        <w:rPr>
          <w:u w:val="none"/>
        </w:rPr>
        <w:t xml:space="preserve"> concentrations can be </w:t>
      </w:r>
      <w:r w:rsidR="00683C3D" w:rsidRPr="00683C3D">
        <w:rPr>
          <w:u w:val="none"/>
        </w:rPr>
        <w:t>downloaded freely through</w:t>
      </w:r>
      <w:r w:rsidR="00393252">
        <w:rPr>
          <w:u w:val="none"/>
        </w:rPr>
        <w:t xml:space="preserve"> </w:t>
      </w:r>
      <w:r w:rsidR="00393252" w:rsidRPr="00393252">
        <w:rPr>
          <w:u w:val="none"/>
        </w:rPr>
        <w:t>URL-to-be-added-upon-acceptance</w:t>
      </w:r>
      <w:r w:rsidR="00683C3D" w:rsidRPr="00683C3D">
        <w:rPr>
          <w:u w:val="none"/>
        </w:rPr>
        <w:t xml:space="preserve">. </w:t>
      </w:r>
    </w:p>
    <w:p w14:paraId="5FCB83DD" w14:textId="77777777" w:rsidR="0047415E" w:rsidRDefault="0047415E" w:rsidP="004F6D0A">
      <w:pPr>
        <w:pStyle w:val="SMSubheading"/>
        <w:jc w:val="both"/>
        <w:rPr>
          <w:u w:val="none"/>
        </w:rPr>
      </w:pPr>
    </w:p>
    <w:p w14:paraId="7CA0A141" w14:textId="4C884E87" w:rsidR="00184A91" w:rsidRDefault="00184A91" w:rsidP="004F6D0A">
      <w:pPr>
        <w:pStyle w:val="SMSubheading"/>
        <w:jc w:val="both"/>
        <w:rPr>
          <w:u w:val="none"/>
        </w:rPr>
      </w:pPr>
      <w:r w:rsidRPr="00683C3D">
        <w:rPr>
          <w:u w:val="none"/>
        </w:rPr>
        <w:t xml:space="preserve">We also gathered data on other county characteristics that </w:t>
      </w:r>
      <w:r w:rsidR="00545BDC" w:rsidRPr="00683C3D">
        <w:rPr>
          <w:u w:val="none"/>
        </w:rPr>
        <w:t xml:space="preserve">may </w:t>
      </w:r>
      <w:r w:rsidRPr="00683C3D">
        <w:rPr>
          <w:u w:val="none"/>
        </w:rPr>
        <w:t>affect mortality:</w:t>
      </w:r>
    </w:p>
    <w:p w14:paraId="09D38FDB" w14:textId="78FC009D" w:rsidR="00D657C4" w:rsidRDefault="005733EC" w:rsidP="005733EC">
      <w:pPr>
        <w:pStyle w:val="SMSubheading"/>
        <w:numPr>
          <w:ilvl w:val="0"/>
          <w:numId w:val="15"/>
        </w:numPr>
        <w:jc w:val="both"/>
        <w:rPr>
          <w:u w:val="none"/>
        </w:rPr>
      </w:pPr>
      <w:r>
        <w:rPr>
          <w:u w:val="none"/>
        </w:rPr>
        <w:t>P</w:t>
      </w:r>
      <w:r w:rsidR="00380F6E">
        <w:rPr>
          <w:u w:val="none"/>
        </w:rPr>
        <w:t xml:space="preserve">ercentage of population </w:t>
      </w:r>
      <w:r w:rsidR="00EE037A">
        <w:rPr>
          <w:u w:val="none"/>
        </w:rPr>
        <w:t>whose</w:t>
      </w:r>
      <w:r w:rsidR="00CA0936">
        <w:rPr>
          <w:u w:val="none"/>
        </w:rPr>
        <w:t xml:space="preserve"> </w:t>
      </w:r>
      <w:r w:rsidR="00EE037A">
        <w:rPr>
          <w:u w:val="none"/>
        </w:rPr>
        <w:t xml:space="preserve">family </w:t>
      </w:r>
      <w:r w:rsidR="00CA0936">
        <w:rPr>
          <w:u w:val="none"/>
        </w:rPr>
        <w:t>income is below the poverty threshold</w:t>
      </w:r>
      <w:r>
        <w:rPr>
          <w:u w:val="none"/>
        </w:rPr>
        <w:t>, from</w:t>
      </w:r>
      <w:r w:rsidR="00380F6E">
        <w:rPr>
          <w:u w:val="none"/>
        </w:rPr>
        <w:t xml:space="preserve"> </w:t>
      </w:r>
      <w:r>
        <w:rPr>
          <w:u w:val="none"/>
        </w:rPr>
        <w:t>t</w:t>
      </w:r>
      <w:r w:rsidR="00380F6E">
        <w:rPr>
          <w:u w:val="none"/>
        </w:rPr>
        <w:t>he US Census Bureau’</w:t>
      </w:r>
      <w:r w:rsidR="000B6B6A">
        <w:rPr>
          <w:u w:val="none"/>
        </w:rPr>
        <w:t>s Small Area Income and Poverty Estimates (SAIPE)</w:t>
      </w:r>
      <w:r w:rsidR="00380F6E">
        <w:rPr>
          <w:u w:val="none"/>
        </w:rPr>
        <w:t xml:space="preserve"> dataset </w:t>
      </w:r>
      <w:r w:rsidR="00380F6E" w:rsidRPr="00380F6E">
        <w:rPr>
          <w:u w:val="none"/>
        </w:rPr>
        <w:t>(</w:t>
      </w:r>
      <w:hyperlink r:id="rId12" w:history="1">
        <w:r w:rsidR="00380F6E" w:rsidRPr="00B932A7">
          <w:rPr>
            <w:rStyle w:val="Hyperlink"/>
          </w:rPr>
          <w:t>https://www.census.gov/programs-surveys/saipe/data/datasets.All.html</w:t>
        </w:r>
      </w:hyperlink>
      <w:r w:rsidR="00380F6E" w:rsidRPr="00380F6E">
        <w:rPr>
          <w:u w:val="none"/>
        </w:rPr>
        <w:t>).</w:t>
      </w:r>
    </w:p>
    <w:p w14:paraId="0A0928C3" w14:textId="4F1EC157" w:rsidR="00380F6E" w:rsidRDefault="005733EC" w:rsidP="005733EC">
      <w:pPr>
        <w:pStyle w:val="SMSubheading"/>
        <w:numPr>
          <w:ilvl w:val="0"/>
          <w:numId w:val="15"/>
        </w:numPr>
        <w:jc w:val="both"/>
        <w:rPr>
          <w:u w:val="none"/>
        </w:rPr>
      </w:pPr>
      <w:r>
        <w:rPr>
          <w:u w:val="none"/>
        </w:rPr>
        <w:lastRenderedPageBreak/>
        <w:t xml:space="preserve">Per </w:t>
      </w:r>
      <w:r w:rsidR="00380F6E">
        <w:rPr>
          <w:u w:val="none"/>
        </w:rPr>
        <w:t xml:space="preserve">capita income </w:t>
      </w:r>
      <w:r w:rsidR="000B6B6A">
        <w:rPr>
          <w:u w:val="none"/>
        </w:rPr>
        <w:t xml:space="preserve">($), </w:t>
      </w:r>
      <w:r w:rsidR="00380F6E">
        <w:rPr>
          <w:u w:val="none"/>
        </w:rPr>
        <w:t>adjusted for inflation using the year 2000 as a baseline</w:t>
      </w:r>
      <w:r>
        <w:rPr>
          <w:u w:val="none"/>
        </w:rPr>
        <w:t>,</w:t>
      </w:r>
      <w:r w:rsidR="000B6B6A">
        <w:rPr>
          <w:u w:val="none"/>
        </w:rPr>
        <w:t xml:space="preserve"> </w:t>
      </w:r>
      <w:r>
        <w:rPr>
          <w:u w:val="none"/>
        </w:rPr>
        <w:t xml:space="preserve">from </w:t>
      </w:r>
      <w:r w:rsidR="000B6B6A">
        <w:rPr>
          <w:u w:val="none"/>
        </w:rPr>
        <w:t>the CA1 dataset from the Bureau of Economic Analysis</w:t>
      </w:r>
      <w:r w:rsidR="00D657C4">
        <w:rPr>
          <w:u w:val="none"/>
        </w:rPr>
        <w:t xml:space="preserve"> (</w:t>
      </w:r>
      <w:hyperlink r:id="rId13" w:history="1">
        <w:r w:rsidR="00D657C4" w:rsidRPr="00B932A7">
          <w:rPr>
            <w:rStyle w:val="Hyperlink"/>
          </w:rPr>
          <w:t>https://apps.bea.gov/regional/downloadzip.cfm</w:t>
        </w:r>
      </w:hyperlink>
      <w:r>
        <w:rPr>
          <w:u w:val="none"/>
        </w:rPr>
        <w:t>) (used as log-transformed).</w:t>
      </w:r>
    </w:p>
    <w:p w14:paraId="6D085C8B" w14:textId="5DC5A5D5" w:rsidR="00380F6E" w:rsidRDefault="005733EC" w:rsidP="005733EC">
      <w:pPr>
        <w:pStyle w:val="SMSubheading"/>
        <w:numPr>
          <w:ilvl w:val="0"/>
          <w:numId w:val="15"/>
        </w:numPr>
        <w:jc w:val="both"/>
        <w:rPr>
          <w:u w:val="none"/>
        </w:rPr>
      </w:pPr>
      <w:r>
        <w:rPr>
          <w:u w:val="none"/>
        </w:rPr>
        <w:t>P</w:t>
      </w:r>
      <w:r w:rsidR="000B6B6A">
        <w:rPr>
          <w:u w:val="none"/>
        </w:rPr>
        <w:t xml:space="preserve">ercentage of population who are </w:t>
      </w:r>
      <w:r>
        <w:rPr>
          <w:u w:val="none"/>
        </w:rPr>
        <w:t xml:space="preserve">of Black race, </w:t>
      </w:r>
      <w:r w:rsidR="000B6B6A">
        <w:rPr>
          <w:u w:val="none"/>
        </w:rPr>
        <w:t xml:space="preserve">through the </w:t>
      </w:r>
      <w:r w:rsidRPr="00D505CF">
        <w:rPr>
          <w:u w:val="none"/>
        </w:rPr>
        <w:t>NCHS bridged-race dataset</w:t>
      </w:r>
      <w:r w:rsidR="000B6B6A">
        <w:rPr>
          <w:u w:val="none"/>
        </w:rPr>
        <w:t xml:space="preserve"> (</w:t>
      </w:r>
      <w:hyperlink r:id="rId14" w:history="1">
        <w:r w:rsidR="000B6B6A" w:rsidRPr="00B932A7">
          <w:rPr>
            <w:rStyle w:val="Hyperlink"/>
          </w:rPr>
          <w:t>https://www.cdc.gov/nchs/nvss/bridged_race.htm</w:t>
        </w:r>
      </w:hyperlink>
      <w:r w:rsidR="000B6B6A">
        <w:rPr>
          <w:u w:val="none"/>
        </w:rPr>
        <w:t>).</w:t>
      </w:r>
    </w:p>
    <w:p w14:paraId="148298CA" w14:textId="13C8B93E" w:rsidR="005E4C37" w:rsidRPr="00EE037A" w:rsidRDefault="000B6B6A" w:rsidP="005733EC">
      <w:pPr>
        <w:pStyle w:val="SMSubheading"/>
        <w:numPr>
          <w:ilvl w:val="0"/>
          <w:numId w:val="15"/>
        </w:numPr>
        <w:jc w:val="both"/>
        <w:rPr>
          <w:lang w:val="en-GB"/>
        </w:rPr>
      </w:pPr>
      <w:r>
        <w:rPr>
          <w:u w:val="none"/>
        </w:rPr>
        <w:t>Education</w:t>
      </w:r>
      <w:r w:rsidR="00545BDC">
        <w:rPr>
          <w:u w:val="none"/>
        </w:rPr>
        <w:t>, measured as</w:t>
      </w:r>
      <w:r>
        <w:rPr>
          <w:u w:val="none"/>
        </w:rPr>
        <w:t xml:space="preserve"> percentage of population </w:t>
      </w:r>
      <w:r w:rsidR="008D6FBC">
        <w:rPr>
          <w:u w:val="none"/>
        </w:rPr>
        <w:t>above the age of 25</w:t>
      </w:r>
      <w:r w:rsidR="00EE037A">
        <w:rPr>
          <w:u w:val="none"/>
        </w:rPr>
        <w:t xml:space="preserve"> years</w:t>
      </w:r>
      <w:r w:rsidR="008D6FBC">
        <w:rPr>
          <w:u w:val="none"/>
        </w:rPr>
        <w:t xml:space="preserve"> </w:t>
      </w:r>
      <w:r>
        <w:rPr>
          <w:u w:val="none"/>
        </w:rPr>
        <w:t xml:space="preserve">who have a high-school diploma </w:t>
      </w:r>
      <w:r w:rsidR="00EE037A">
        <w:rPr>
          <w:u w:val="none"/>
        </w:rPr>
        <w:t>or</w:t>
      </w:r>
      <w:r>
        <w:rPr>
          <w:u w:val="none"/>
        </w:rPr>
        <w:t xml:space="preserve"> above</w:t>
      </w:r>
      <w:r w:rsidR="00545BDC">
        <w:rPr>
          <w:u w:val="none"/>
        </w:rPr>
        <w:t>, from the US</w:t>
      </w:r>
      <w:r w:rsidR="00D657C4">
        <w:rPr>
          <w:u w:val="none"/>
        </w:rPr>
        <w:t xml:space="preserve"> Department of Agriculture</w:t>
      </w:r>
      <w:r>
        <w:rPr>
          <w:u w:val="none"/>
        </w:rPr>
        <w:t xml:space="preserve"> (</w:t>
      </w:r>
      <w:hyperlink r:id="rId15" w:history="1">
        <w:r w:rsidRPr="00B932A7">
          <w:rPr>
            <w:rStyle w:val="Hyperlink"/>
          </w:rPr>
          <w:t>https://www.ers.usda.gov/data-products/county-level-data-sets/download-data/</w:t>
        </w:r>
      </w:hyperlink>
      <w:r w:rsidRPr="000B6B6A">
        <w:rPr>
          <w:u w:val="none"/>
        </w:rPr>
        <w:t>).</w:t>
      </w:r>
      <w:r w:rsidR="00D657C4">
        <w:rPr>
          <w:u w:val="none"/>
        </w:rPr>
        <w:t xml:space="preserve"> </w:t>
      </w:r>
      <w:r w:rsidR="00545BDC">
        <w:rPr>
          <w:u w:val="none"/>
        </w:rPr>
        <w:t>The dataset</w:t>
      </w:r>
      <w:r w:rsidR="002D666D">
        <w:rPr>
          <w:u w:val="none"/>
        </w:rPr>
        <w:t xml:space="preserve"> contained</w:t>
      </w:r>
      <w:r w:rsidR="00545BDC">
        <w:rPr>
          <w:u w:val="none"/>
        </w:rPr>
        <w:t xml:space="preserve"> US</w:t>
      </w:r>
      <w:r w:rsidR="00D657C4">
        <w:rPr>
          <w:u w:val="none"/>
        </w:rPr>
        <w:t xml:space="preserve"> Decennial Census data for 1970</w:t>
      </w:r>
      <w:r w:rsidR="002D666D">
        <w:rPr>
          <w:u w:val="none"/>
        </w:rPr>
        <w:t>, 1980, 1990 and 2000 and</w:t>
      </w:r>
      <w:r w:rsidR="008D6FBC">
        <w:rPr>
          <w:u w:val="none"/>
        </w:rPr>
        <w:t xml:space="preserve"> American Community Survey</w:t>
      </w:r>
      <w:r w:rsidR="00EE4B54">
        <w:rPr>
          <w:u w:val="none"/>
        </w:rPr>
        <w:t xml:space="preserve"> </w:t>
      </w:r>
      <w:r w:rsidR="005E4C37">
        <w:rPr>
          <w:u w:val="none"/>
        </w:rPr>
        <w:t xml:space="preserve">(ACS) </w:t>
      </w:r>
      <w:r w:rsidR="00EE4B54">
        <w:rPr>
          <w:u w:val="none"/>
        </w:rPr>
        <w:t xml:space="preserve">5-year estimates for the period 2011 to 2015. </w:t>
      </w:r>
      <w:r w:rsidR="009720ED">
        <w:rPr>
          <w:u w:val="none"/>
        </w:rPr>
        <w:t>We linearly interpolated b</w:t>
      </w:r>
      <w:r w:rsidR="00781D7C">
        <w:rPr>
          <w:u w:val="none"/>
        </w:rPr>
        <w:t>etween 1990 and 2000</w:t>
      </w:r>
      <w:r w:rsidR="009720ED">
        <w:rPr>
          <w:u w:val="none"/>
        </w:rPr>
        <w:t xml:space="preserve"> data to estimate the percentage of population who had graduated </w:t>
      </w:r>
      <w:r w:rsidR="00E47B5C">
        <w:rPr>
          <w:u w:val="none"/>
        </w:rPr>
        <w:t xml:space="preserve">from </w:t>
      </w:r>
      <w:r w:rsidR="009720ED">
        <w:rPr>
          <w:u w:val="none"/>
        </w:rPr>
        <w:t>high-school for 1999. We similarly estimated values for each county for</w:t>
      </w:r>
      <w:r w:rsidR="0058308E">
        <w:rPr>
          <w:u w:val="none"/>
        </w:rPr>
        <w:t xml:space="preserve"> years from 2001 to </w:t>
      </w:r>
      <w:r w:rsidR="009720ED">
        <w:rPr>
          <w:u w:val="none"/>
        </w:rPr>
        <w:t xml:space="preserve">2010 by linearly interpolating between 2000 and 2011 data. </w:t>
      </w:r>
    </w:p>
    <w:p w14:paraId="2734E444" w14:textId="466E8366" w:rsidR="00814325" w:rsidRPr="00EE7401" w:rsidRDefault="00D657C4" w:rsidP="005733EC">
      <w:pPr>
        <w:pStyle w:val="SMSubheading"/>
        <w:numPr>
          <w:ilvl w:val="0"/>
          <w:numId w:val="15"/>
        </w:numPr>
        <w:jc w:val="both"/>
        <w:rPr>
          <w:lang w:val="en-GB"/>
        </w:rPr>
      </w:pPr>
      <w:r>
        <w:rPr>
          <w:u w:val="none"/>
          <w:lang w:val="en-GB"/>
        </w:rPr>
        <w:t>Unemployment</w:t>
      </w:r>
      <w:r w:rsidR="0058308E">
        <w:rPr>
          <w:u w:val="none"/>
          <w:lang w:val="en-GB"/>
        </w:rPr>
        <w:t>, measured as</w:t>
      </w:r>
      <w:r>
        <w:rPr>
          <w:u w:val="none"/>
          <w:lang w:val="en-GB"/>
        </w:rPr>
        <w:t xml:space="preserve"> percentage of population who are unemployed</w:t>
      </w:r>
      <w:r w:rsidR="0058308E">
        <w:rPr>
          <w:u w:val="none"/>
          <w:lang w:val="en-GB"/>
        </w:rPr>
        <w:t>, calculated by dividing</w:t>
      </w:r>
      <w:r w:rsidR="009720ED">
        <w:rPr>
          <w:u w:val="none"/>
          <w:lang w:val="en-GB"/>
        </w:rPr>
        <w:t xml:space="preserve"> t</w:t>
      </w:r>
      <w:r>
        <w:rPr>
          <w:u w:val="none"/>
          <w:lang w:val="en-GB"/>
        </w:rPr>
        <w:t>he number of people who are unemployed, available from the Bureau of Labour Statistics (</w:t>
      </w:r>
      <w:hyperlink r:id="rId16" w:history="1">
        <w:r w:rsidRPr="00B932A7">
          <w:rPr>
            <w:rStyle w:val="Hyperlink"/>
          </w:rPr>
          <w:t>https://www.bls.gov/lau/</w:t>
        </w:r>
      </w:hyperlink>
      <w:r>
        <w:rPr>
          <w:u w:val="none"/>
          <w:lang w:val="en-GB"/>
        </w:rPr>
        <w:t xml:space="preserve">), by total county population calculated from the </w:t>
      </w:r>
      <w:r w:rsidR="0058308E">
        <w:rPr>
          <w:u w:val="none"/>
        </w:rPr>
        <w:t xml:space="preserve">the </w:t>
      </w:r>
      <w:r w:rsidR="0058308E" w:rsidRPr="00D505CF">
        <w:rPr>
          <w:u w:val="none"/>
        </w:rPr>
        <w:t>NCHS bridged-race dataset</w:t>
      </w:r>
      <w:r>
        <w:rPr>
          <w:u w:val="none"/>
        </w:rPr>
        <w:t>.</w:t>
      </w:r>
    </w:p>
    <w:p w14:paraId="293CB6D6" w14:textId="2C5CF0F6" w:rsidR="00EE7401" w:rsidRPr="00EE7401" w:rsidRDefault="00EE7401" w:rsidP="00EE7401">
      <w:pPr>
        <w:pStyle w:val="SMSubheading"/>
        <w:numPr>
          <w:ilvl w:val="0"/>
          <w:numId w:val="15"/>
        </w:numPr>
        <w:jc w:val="both"/>
        <w:rPr>
          <w:lang w:val="en-GB"/>
        </w:rPr>
      </w:pPr>
      <w:r>
        <w:rPr>
          <w:u w:val="none"/>
        </w:rPr>
        <w:t>Urbanicity, measured as percentage of population who live in urban areas, from the US Census Bureau’s decennial census data for 2000 and 2010 (</w:t>
      </w:r>
      <w:hyperlink r:id="rId17" w:history="1">
        <w:r w:rsidRPr="0061103B">
          <w:rPr>
            <w:rStyle w:val="Hyperlink"/>
          </w:rPr>
          <w:t>https://factfinder.census.gov/faces/nav/jsf/pages/index.xhtml</w:t>
        </w:r>
      </w:hyperlink>
      <w:r w:rsidRPr="00EE7401">
        <w:t>?</w:t>
      </w:r>
      <w:r w:rsidRPr="00EE7401">
        <w:rPr>
          <w:u w:val="none"/>
        </w:rPr>
        <w:t>).</w:t>
      </w:r>
      <w:r>
        <w:rPr>
          <w:u w:val="none"/>
        </w:rPr>
        <w:t xml:space="preserve"> We linearly interpolated between 2000 and 2010 data to estimate the percentage of population living in urban areas for 2001 to 2009. We used </w:t>
      </w:r>
      <w:r w:rsidR="00D91B66">
        <w:rPr>
          <w:u w:val="none"/>
        </w:rPr>
        <w:t>data</w:t>
      </w:r>
      <w:r>
        <w:rPr>
          <w:u w:val="none"/>
        </w:rPr>
        <w:t xml:space="preserve"> from the year 2000 </w:t>
      </w:r>
      <w:r w:rsidR="00DC69D2">
        <w:rPr>
          <w:u w:val="none"/>
        </w:rPr>
        <w:t>for 1999</w:t>
      </w:r>
      <w:r w:rsidR="00D91B66">
        <w:rPr>
          <w:u w:val="none"/>
        </w:rPr>
        <w:t>, and those from</w:t>
      </w:r>
      <w:r w:rsidR="00DC69D2">
        <w:rPr>
          <w:u w:val="none"/>
        </w:rPr>
        <w:t xml:space="preserve"> 2010 for 2011 to 2015. </w:t>
      </w:r>
    </w:p>
    <w:p w14:paraId="3DD4C85E" w14:textId="1C1852FD" w:rsidR="0082411A" w:rsidRPr="0082411A" w:rsidRDefault="00E47B5C" w:rsidP="005733EC">
      <w:pPr>
        <w:pStyle w:val="SMSubheading"/>
        <w:numPr>
          <w:ilvl w:val="0"/>
          <w:numId w:val="15"/>
        </w:numPr>
        <w:jc w:val="both"/>
        <w:rPr>
          <w:lang w:val="en-GB"/>
        </w:rPr>
      </w:pPr>
      <w:r>
        <w:rPr>
          <w:u w:val="none"/>
          <w:lang w:val="en-GB"/>
        </w:rPr>
        <w:t>Cumulative s</w:t>
      </w:r>
      <w:r w:rsidR="00814325">
        <w:rPr>
          <w:u w:val="none"/>
          <w:lang w:val="en-GB"/>
        </w:rPr>
        <w:t>moking</w:t>
      </w:r>
      <w:r w:rsidR="0058308E">
        <w:rPr>
          <w:u w:val="none"/>
          <w:lang w:val="en-GB"/>
        </w:rPr>
        <w:t xml:space="preserve">, proxied </w:t>
      </w:r>
      <w:r w:rsidR="003E239C">
        <w:rPr>
          <w:u w:val="none"/>
          <w:lang w:val="en-GB"/>
        </w:rPr>
        <w:t xml:space="preserve">by </w:t>
      </w:r>
      <w:r w:rsidR="009269C9">
        <w:rPr>
          <w:u w:val="none"/>
          <w:lang w:val="en-GB"/>
        </w:rPr>
        <w:t>log</w:t>
      </w:r>
      <w:r w:rsidR="0058308E">
        <w:rPr>
          <w:u w:val="none"/>
          <w:lang w:val="en-GB"/>
        </w:rPr>
        <w:t>-transformed</w:t>
      </w:r>
      <w:r w:rsidR="009269C9">
        <w:rPr>
          <w:u w:val="none"/>
          <w:lang w:val="en-GB"/>
        </w:rPr>
        <w:t xml:space="preserve"> </w:t>
      </w:r>
      <w:r w:rsidR="00814325">
        <w:rPr>
          <w:u w:val="none"/>
          <w:lang w:val="en-GB"/>
        </w:rPr>
        <w:t>age-standardised lung</w:t>
      </w:r>
      <w:r>
        <w:rPr>
          <w:u w:val="none"/>
          <w:lang w:val="en-GB"/>
        </w:rPr>
        <w:t xml:space="preserve"> </w:t>
      </w:r>
      <w:r w:rsidR="00814325">
        <w:rPr>
          <w:u w:val="none"/>
          <w:lang w:val="en-GB"/>
        </w:rPr>
        <w:t>cancer death rates</w:t>
      </w:r>
      <w:r w:rsidR="0082411A">
        <w:rPr>
          <w:u w:val="none"/>
          <w:lang w:val="en-GB"/>
        </w:rPr>
        <w:t xml:space="preserve"> as in previous population-based analyses</w:t>
      </w:r>
      <w:r w:rsidR="00882618">
        <w:rPr>
          <w:u w:val="none"/>
          <w:lang w:val="en-GB"/>
        </w:rPr>
        <w:t xml:space="preserve"> </w:t>
      </w:r>
      <w:r w:rsidR="00B24285">
        <w:rPr>
          <w:u w:val="none"/>
          <w:lang w:val="en-GB"/>
        </w:rPr>
        <w:fldChar w:fldCharType="begin">
          <w:fldData xml:space="preserve">PEVuZE5vdGU+PENpdGU+PEF1dGhvcj5Qb3BlPC9BdXRob3I+PFllYXI+MjAwOTwvWWVhcj48UmVj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</w:fldData>
        </w:fldChar>
      </w:r>
      <w:r w:rsidR="009E17C8">
        <w:rPr>
          <w:u w:val="none"/>
          <w:lang w:val="en-GB"/>
        </w:rPr>
        <w:instrText xml:space="preserve"> ADDIN EN.CITE </w:instrText>
      </w:r>
      <w:r w:rsidR="009E17C8">
        <w:rPr>
          <w:u w:val="none"/>
          <w:lang w:val="en-GB"/>
        </w:rPr>
        <w:fldChar w:fldCharType="begin">
          <w:fldData xml:space="preserve">PEVuZE5vdGU+PENpdGU+PEF1dGhvcj5Qb3BlPC9BdXRob3I+PFllYXI+MjAwOTwvWWVhcj48UmVj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</w:fldData>
        </w:fldChar>
      </w:r>
      <w:r w:rsidR="009E17C8">
        <w:rPr>
          <w:u w:val="none"/>
          <w:lang w:val="en-GB"/>
        </w:rPr>
        <w:instrText xml:space="preserve"> ADDIN EN.CITE.DATA </w:instrText>
      </w:r>
      <w:r w:rsidR="009E17C8">
        <w:rPr>
          <w:u w:val="none"/>
          <w:lang w:val="en-GB"/>
        </w:rPr>
      </w:r>
      <w:r w:rsidR="009E17C8">
        <w:rPr>
          <w:u w:val="none"/>
          <w:lang w:val="en-GB"/>
        </w:rPr>
        <w:fldChar w:fldCharType="end"/>
      </w:r>
      <w:r w:rsidR="00B24285">
        <w:rPr>
          <w:u w:val="none"/>
          <w:lang w:val="en-GB"/>
        </w:rPr>
      </w:r>
      <w:r w:rsidR="00B24285">
        <w:rPr>
          <w:u w:val="none"/>
          <w:lang w:val="en-GB"/>
        </w:rPr>
        <w:fldChar w:fldCharType="separate"/>
      </w:r>
      <w:r w:rsidR="009E17C8">
        <w:rPr>
          <w:noProof/>
          <w:u w:val="none"/>
          <w:lang w:val="en-GB"/>
        </w:rPr>
        <w:t>(</w:t>
      </w:r>
      <w:r w:rsidR="009E17C8" w:rsidRPr="009E17C8">
        <w:rPr>
          <w:i/>
          <w:noProof/>
          <w:u w:val="none"/>
          <w:lang w:val="en-GB"/>
        </w:rPr>
        <w:t>7, 15-17</w:t>
      </w:r>
      <w:r w:rsidR="009E17C8">
        <w:rPr>
          <w:noProof/>
          <w:u w:val="none"/>
          <w:lang w:val="en-GB"/>
        </w:rPr>
        <w:t>)</w:t>
      </w:r>
      <w:r w:rsidR="00B24285">
        <w:rPr>
          <w:u w:val="none"/>
          <w:lang w:val="en-GB"/>
        </w:rPr>
        <w:fldChar w:fldCharType="end"/>
      </w:r>
      <w:r w:rsidR="00814325">
        <w:rPr>
          <w:u w:val="none"/>
          <w:lang w:val="en-GB"/>
        </w:rPr>
        <w:t>.</w:t>
      </w:r>
      <w:r>
        <w:rPr>
          <w:u w:val="none"/>
          <w:lang w:val="en-GB"/>
        </w:rPr>
        <w:t xml:space="preserve"> We calculated lung cancer death rates using the above-mentioned deaths on lung cancer (ICD 10 codes C33 and C34) and population.</w:t>
      </w:r>
    </w:p>
    <w:p w14:paraId="3D360B42" w14:textId="77777777" w:rsidR="0082411A" w:rsidRDefault="0082411A"/>
    <w:p w14:paraId="4307D247" w14:textId="36078F63" w:rsidR="004A6FD2" w:rsidRPr="00F9418D" w:rsidRDefault="00B32FD9" w:rsidP="00F9418D">
      <w:pPr>
        <w:rPr>
          <w:u w:val="single"/>
        </w:rPr>
      </w:pPr>
      <w:r>
        <w:rPr>
          <w:u w:val="single"/>
        </w:rPr>
        <w:t xml:space="preserve">Units of </w:t>
      </w:r>
      <w:r w:rsidR="001A77DE">
        <w:rPr>
          <w:u w:val="single"/>
        </w:rPr>
        <w:t>a</w:t>
      </w:r>
      <w:r w:rsidR="004A6FD2" w:rsidRPr="00F9418D">
        <w:rPr>
          <w:u w:val="single"/>
        </w:rPr>
        <w:t>nalysis</w:t>
      </w:r>
    </w:p>
    <w:p w14:paraId="4B32CF7D" w14:textId="31D4CE6D" w:rsidR="006E5934" w:rsidRDefault="002A7B4F" w:rsidP="00577683">
      <w:pPr>
        <w:pStyle w:val="SMSubheading"/>
        <w:jc w:val="both"/>
        <w:rPr>
          <w:u w:val="none"/>
        </w:rPr>
      </w:pPr>
      <w:r>
        <w:rPr>
          <w:u w:val="none"/>
        </w:rPr>
        <w:t xml:space="preserve">In 2015, there were </w:t>
      </w:r>
      <w:r w:rsidR="00863700" w:rsidRPr="00863700">
        <w:rPr>
          <w:u w:val="none"/>
        </w:rPr>
        <w:t>3</w:t>
      </w:r>
      <w:r w:rsidR="00397B17">
        <w:rPr>
          <w:u w:val="none"/>
        </w:rPr>
        <w:t>,</w:t>
      </w:r>
      <w:r w:rsidR="00863700" w:rsidRPr="00863700">
        <w:rPr>
          <w:u w:val="none"/>
        </w:rPr>
        <w:t>108</w:t>
      </w:r>
      <w:r>
        <w:rPr>
          <w:u w:val="none"/>
        </w:rPr>
        <w:t xml:space="preserve"> counties in the contiguous USA.</w:t>
      </w:r>
      <w:r w:rsidR="00D87874">
        <w:rPr>
          <w:u w:val="none"/>
        </w:rPr>
        <w:t xml:space="preserve"> </w:t>
      </w:r>
      <w:r w:rsidR="004A6FD2">
        <w:rPr>
          <w:u w:val="none"/>
        </w:rPr>
        <w:t xml:space="preserve">Over time, </w:t>
      </w:r>
      <w:r w:rsidR="00577683">
        <w:rPr>
          <w:u w:val="none"/>
        </w:rPr>
        <w:t>some</w:t>
      </w:r>
      <w:r w:rsidR="006E5934">
        <w:rPr>
          <w:u w:val="none"/>
        </w:rPr>
        <w:t xml:space="preserve"> counties were merged or split</w:t>
      </w:r>
      <w:r w:rsidR="00577683">
        <w:rPr>
          <w:u w:val="none"/>
        </w:rPr>
        <w:t xml:space="preserve"> to create new counties</w:t>
      </w:r>
      <w:r w:rsidR="006E5934">
        <w:rPr>
          <w:u w:val="none"/>
        </w:rPr>
        <w:t xml:space="preserve">. To avoid having inconsistent units of analysis over time, </w:t>
      </w:r>
      <w:r w:rsidR="00577683">
        <w:rPr>
          <w:u w:val="none"/>
        </w:rPr>
        <w:t xml:space="preserve">such counties </w:t>
      </w:r>
      <w:r w:rsidR="006E5934" w:rsidRPr="00697A9E">
        <w:rPr>
          <w:u w:val="none"/>
        </w:rPr>
        <w:t>were combined</w:t>
      </w:r>
      <w:r w:rsidR="00577683" w:rsidRPr="00697A9E">
        <w:rPr>
          <w:u w:val="none"/>
        </w:rPr>
        <w:t xml:space="preserve"> for the entire analysis period</w:t>
      </w:r>
      <w:r w:rsidR="006E5934" w:rsidRPr="00697A9E">
        <w:rPr>
          <w:u w:val="none"/>
        </w:rPr>
        <w:t xml:space="preserve"> in order to have a</w:t>
      </w:r>
      <w:r w:rsidR="00397B17">
        <w:rPr>
          <w:u w:val="none"/>
        </w:rPr>
        <w:t>n unambiguously</w:t>
      </w:r>
      <w:r w:rsidR="006E5934" w:rsidRPr="00697A9E">
        <w:rPr>
          <w:u w:val="none"/>
        </w:rPr>
        <w:t xml:space="preserve"> </w:t>
      </w:r>
      <w:r w:rsidR="00577683" w:rsidRPr="00697A9E">
        <w:rPr>
          <w:u w:val="none"/>
        </w:rPr>
        <w:t>consistent</w:t>
      </w:r>
      <w:r w:rsidR="00397B17">
        <w:rPr>
          <w:u w:val="none"/>
        </w:rPr>
        <w:t xml:space="preserve"> set of analysis units</w:t>
      </w:r>
      <w:r w:rsidR="00577683" w:rsidRPr="00697A9E">
        <w:rPr>
          <w:u w:val="none"/>
        </w:rPr>
        <w:t xml:space="preserve">. </w:t>
      </w:r>
      <w:r w:rsidR="006E5934" w:rsidRPr="00697A9E">
        <w:rPr>
          <w:u w:val="none"/>
        </w:rPr>
        <w:t>This resulted in 3</w:t>
      </w:r>
      <w:r w:rsidR="00577683" w:rsidRPr="00697A9E">
        <w:rPr>
          <w:u w:val="none"/>
        </w:rPr>
        <w:t>,</w:t>
      </w:r>
      <w:r w:rsidR="006E5934" w:rsidRPr="00697A9E">
        <w:rPr>
          <w:u w:val="none"/>
        </w:rPr>
        <w:t xml:space="preserve">082 </w:t>
      </w:r>
      <w:r w:rsidR="00577683" w:rsidRPr="00697A9E">
        <w:rPr>
          <w:u w:val="none"/>
        </w:rPr>
        <w:t>non-overlapping county units</w:t>
      </w:r>
      <w:r w:rsidR="006E5934" w:rsidRPr="00697A9E">
        <w:rPr>
          <w:u w:val="none"/>
        </w:rPr>
        <w:t xml:space="preserve"> in the contiguous </w:t>
      </w:r>
      <w:r w:rsidR="00993BE6">
        <w:rPr>
          <w:u w:val="none"/>
        </w:rPr>
        <w:t>USA</w:t>
      </w:r>
      <w:r w:rsidR="00577683" w:rsidRPr="00697A9E">
        <w:rPr>
          <w:u w:val="none"/>
        </w:rPr>
        <w:t xml:space="preserve"> with consistent boundaries for the entire analysis period</w:t>
      </w:r>
      <w:r w:rsidR="006E5934" w:rsidRPr="00697A9E">
        <w:rPr>
          <w:u w:val="none"/>
        </w:rPr>
        <w:t>.</w:t>
      </w:r>
      <w:r w:rsidR="006E5934">
        <w:rPr>
          <w:u w:val="none"/>
        </w:rPr>
        <w:t xml:space="preserve"> </w:t>
      </w:r>
    </w:p>
    <w:p w14:paraId="4604A20F" w14:textId="77777777" w:rsidR="004A6FD2" w:rsidRDefault="004A6FD2" w:rsidP="0090274B">
      <w:pPr>
        <w:pStyle w:val="SMSubheading"/>
        <w:jc w:val="both"/>
        <w:rPr>
          <w:u w:val="none"/>
        </w:rPr>
      </w:pPr>
    </w:p>
    <w:p w14:paraId="5FABC23D" w14:textId="50AAE6BF" w:rsidR="0090274B" w:rsidRDefault="004A6FD2" w:rsidP="00697A9E">
      <w:pPr>
        <w:pStyle w:val="SMSubheading"/>
        <w:jc w:val="both"/>
        <w:rPr>
          <w:u w:val="none"/>
        </w:rPr>
      </w:pPr>
      <w:r>
        <w:rPr>
          <w:u w:val="none"/>
        </w:rPr>
        <w:t xml:space="preserve">The populations of </w:t>
      </w:r>
      <w:r w:rsidR="00577683">
        <w:rPr>
          <w:u w:val="none"/>
        </w:rPr>
        <w:t>these 3,082 counties</w:t>
      </w:r>
      <w:r w:rsidR="006E5934">
        <w:rPr>
          <w:u w:val="none"/>
        </w:rPr>
        <w:t xml:space="preserve"> from 1999 to 2015 ranged </w:t>
      </w:r>
      <w:r w:rsidR="006E5934" w:rsidRPr="00343D01">
        <w:rPr>
          <w:u w:val="none"/>
        </w:rPr>
        <w:t xml:space="preserve">from </w:t>
      </w:r>
      <w:r w:rsidR="00343D01" w:rsidRPr="00343D01">
        <w:rPr>
          <w:u w:val="none"/>
        </w:rPr>
        <w:t>55</w:t>
      </w:r>
      <w:r w:rsidR="006E5934" w:rsidRPr="00343D01">
        <w:rPr>
          <w:u w:val="none"/>
        </w:rPr>
        <w:t xml:space="preserve"> to </w:t>
      </w:r>
      <w:r w:rsidR="00343D01" w:rsidRPr="00343D01">
        <w:rPr>
          <w:u w:val="none"/>
        </w:rPr>
        <w:t>10</w:t>
      </w:r>
      <w:r w:rsidR="00B47B93">
        <w:rPr>
          <w:u w:val="none"/>
        </w:rPr>
        <w:t>,</w:t>
      </w:r>
      <w:r w:rsidR="00343D01" w:rsidRPr="00343D01">
        <w:rPr>
          <w:u w:val="none"/>
        </w:rPr>
        <w:t>112</w:t>
      </w:r>
      <w:r w:rsidR="00B47B93">
        <w:rPr>
          <w:u w:val="none"/>
        </w:rPr>
        <w:t>,</w:t>
      </w:r>
      <w:r w:rsidR="00343D01" w:rsidRPr="00343D01">
        <w:rPr>
          <w:u w:val="none"/>
        </w:rPr>
        <w:t>255</w:t>
      </w:r>
      <w:r w:rsidR="006E5934">
        <w:rPr>
          <w:u w:val="none"/>
        </w:rPr>
        <w:t>. In small</w:t>
      </w:r>
      <w:r>
        <w:rPr>
          <w:u w:val="none"/>
        </w:rPr>
        <w:t xml:space="preserve"> counties, some age groups</w:t>
      </w:r>
      <w:r w:rsidR="006E5934">
        <w:rPr>
          <w:u w:val="none"/>
        </w:rPr>
        <w:t xml:space="preserve"> </w:t>
      </w:r>
      <w:r w:rsidR="00397B17">
        <w:rPr>
          <w:u w:val="none"/>
        </w:rPr>
        <w:t>had</w:t>
      </w:r>
      <w:r w:rsidR="006E5934">
        <w:rPr>
          <w:u w:val="none"/>
        </w:rPr>
        <w:t xml:space="preserve"> zero</w:t>
      </w:r>
      <w:r>
        <w:rPr>
          <w:u w:val="none"/>
        </w:rPr>
        <w:t xml:space="preserve"> population </w:t>
      </w:r>
      <w:r w:rsidR="006E5934">
        <w:rPr>
          <w:u w:val="none"/>
        </w:rPr>
        <w:t>in some years, which makes it imposs</w:t>
      </w:r>
      <w:r w:rsidR="00577683">
        <w:rPr>
          <w:u w:val="none"/>
        </w:rPr>
        <w:t>ible to calculate death rates. To avoid zero populations, c</w:t>
      </w:r>
      <w:r w:rsidR="0090274B" w:rsidRPr="00D505CF">
        <w:rPr>
          <w:u w:val="none"/>
        </w:rPr>
        <w:t xml:space="preserve">ounties with </w:t>
      </w:r>
      <w:r w:rsidR="00697A9E">
        <w:rPr>
          <w:u w:val="none"/>
        </w:rPr>
        <w:t xml:space="preserve">sex-specific </w:t>
      </w:r>
      <w:r w:rsidR="0090274B" w:rsidRPr="00D505CF">
        <w:rPr>
          <w:u w:val="none"/>
        </w:rPr>
        <w:t>populations</w:t>
      </w:r>
      <w:r w:rsidR="00577683">
        <w:rPr>
          <w:u w:val="none"/>
        </w:rPr>
        <w:t xml:space="preserve"> smaller than 25,000</w:t>
      </w:r>
      <w:r w:rsidR="0090274B" w:rsidRPr="00D505CF">
        <w:rPr>
          <w:u w:val="none"/>
        </w:rPr>
        <w:t xml:space="preserve"> </w:t>
      </w:r>
      <w:r w:rsidR="00697A9E">
        <w:rPr>
          <w:u w:val="none"/>
        </w:rPr>
        <w:t xml:space="preserve">in </w:t>
      </w:r>
      <w:r w:rsidR="00397B17">
        <w:rPr>
          <w:u w:val="none"/>
        </w:rPr>
        <w:t xml:space="preserve">any </w:t>
      </w:r>
      <w:r w:rsidR="00697A9E">
        <w:rPr>
          <w:u w:val="none"/>
        </w:rPr>
        <w:t xml:space="preserve">year </w:t>
      </w:r>
      <w:r w:rsidR="0090274B" w:rsidRPr="00D505CF">
        <w:rPr>
          <w:u w:val="none"/>
        </w:rPr>
        <w:t xml:space="preserve">were </w:t>
      </w:r>
      <w:r w:rsidR="00697A9E">
        <w:rPr>
          <w:u w:val="none"/>
        </w:rPr>
        <w:t>recursively</w:t>
      </w:r>
      <w:r w:rsidR="00697A9E" w:rsidRPr="00D505CF">
        <w:rPr>
          <w:u w:val="none"/>
        </w:rPr>
        <w:t xml:space="preserve"> </w:t>
      </w:r>
      <w:r w:rsidR="0090274B" w:rsidRPr="00D505CF">
        <w:rPr>
          <w:u w:val="none"/>
        </w:rPr>
        <w:t xml:space="preserve">merged with </w:t>
      </w:r>
      <w:r w:rsidR="00577683">
        <w:rPr>
          <w:u w:val="none"/>
        </w:rPr>
        <w:t>their neighbo</w:t>
      </w:r>
      <w:r w:rsidR="0090274B" w:rsidRPr="00D505CF">
        <w:rPr>
          <w:u w:val="none"/>
        </w:rPr>
        <w:t xml:space="preserve">rs </w:t>
      </w:r>
      <w:r w:rsidR="00577683">
        <w:rPr>
          <w:u w:val="none"/>
        </w:rPr>
        <w:t>in</w:t>
      </w:r>
      <w:r w:rsidR="00697A9E">
        <w:rPr>
          <w:u w:val="none"/>
        </w:rPr>
        <w:t xml:space="preserve"> the same state, </w:t>
      </w:r>
      <w:r w:rsidR="0090274B" w:rsidRPr="00D505CF">
        <w:rPr>
          <w:u w:val="none"/>
        </w:rPr>
        <w:t>until the p</w:t>
      </w:r>
      <w:r w:rsidR="0090274B">
        <w:rPr>
          <w:u w:val="none"/>
        </w:rPr>
        <w:t xml:space="preserve">opulations in </w:t>
      </w:r>
      <w:r w:rsidR="001E75F8">
        <w:rPr>
          <w:u w:val="none"/>
        </w:rPr>
        <w:t>all</w:t>
      </w:r>
      <w:r w:rsidR="0090274B">
        <w:rPr>
          <w:u w:val="none"/>
        </w:rPr>
        <w:t xml:space="preserve"> sex-year </w:t>
      </w:r>
      <w:r w:rsidR="001E75F8">
        <w:rPr>
          <w:u w:val="none"/>
        </w:rPr>
        <w:t xml:space="preserve">combinations surpassed 25,000 </w:t>
      </w:r>
      <w:r w:rsidR="0090274B" w:rsidRPr="00D505CF">
        <w:rPr>
          <w:u w:val="none"/>
        </w:rPr>
        <w:t>in the newly formed count</w:t>
      </w:r>
      <w:r w:rsidR="00697A9E">
        <w:rPr>
          <w:u w:val="none"/>
        </w:rPr>
        <w:t>y units</w:t>
      </w:r>
      <w:r w:rsidR="0090274B" w:rsidRPr="00D505CF">
        <w:rPr>
          <w:u w:val="none"/>
        </w:rPr>
        <w:t>. Merging</w:t>
      </w:r>
      <w:r w:rsidR="00697A9E">
        <w:rPr>
          <w:u w:val="none"/>
        </w:rPr>
        <w:t xml:space="preserve"> was</w:t>
      </w:r>
      <w:r w:rsidR="0090274B" w:rsidRPr="00D505CF">
        <w:rPr>
          <w:u w:val="none"/>
        </w:rPr>
        <w:t xml:space="preserve"> </w:t>
      </w:r>
      <w:r w:rsidR="00697A9E">
        <w:rPr>
          <w:u w:val="none"/>
        </w:rPr>
        <w:t>done</w:t>
      </w:r>
      <w:r w:rsidR="0090274B" w:rsidRPr="00D505CF">
        <w:rPr>
          <w:u w:val="none"/>
        </w:rPr>
        <w:t xml:space="preserve"> without crossing state boundaries or </w:t>
      </w:r>
      <w:r w:rsidR="00697A9E">
        <w:rPr>
          <w:u w:val="none"/>
        </w:rPr>
        <w:t>combining</w:t>
      </w:r>
      <w:r w:rsidR="0090274B" w:rsidRPr="00D505CF">
        <w:rPr>
          <w:u w:val="none"/>
        </w:rPr>
        <w:t xml:space="preserve"> urban and rural counties. </w:t>
      </w:r>
      <w:r w:rsidR="00803931">
        <w:rPr>
          <w:u w:val="none"/>
        </w:rPr>
        <w:t xml:space="preserve">We determined the </w:t>
      </w:r>
      <w:r w:rsidR="0090274B" w:rsidRPr="00D505CF">
        <w:rPr>
          <w:u w:val="none"/>
        </w:rPr>
        <w:t>urbanicity of each county from the NCH</w:t>
      </w:r>
      <w:r w:rsidR="00803931">
        <w:rPr>
          <w:u w:val="none"/>
        </w:rPr>
        <w:t>S</w:t>
      </w:r>
      <w:r w:rsidR="007D10BB">
        <w:rPr>
          <w:u w:val="none"/>
        </w:rPr>
        <w:t>’</w:t>
      </w:r>
      <w:r w:rsidR="0090274B" w:rsidRPr="00D505CF">
        <w:rPr>
          <w:u w:val="none"/>
        </w:rPr>
        <w:t xml:space="preserve">s </w:t>
      </w:r>
      <w:r w:rsidR="00803931">
        <w:rPr>
          <w:u w:val="none"/>
        </w:rPr>
        <w:t>Urban-Rural Classification Scheme for Counties in 2006 (</w:t>
      </w:r>
      <w:hyperlink r:id="rId18" w:history="1">
        <w:r w:rsidR="00803931" w:rsidRPr="00B932A7">
          <w:rPr>
            <w:rStyle w:val="Hyperlink"/>
          </w:rPr>
          <w:t>https://www.cdc.gov/nchs/data_access/urban_rural.htm</w:t>
        </w:r>
      </w:hyperlink>
      <w:r w:rsidR="00803931">
        <w:rPr>
          <w:u w:val="none"/>
        </w:rPr>
        <w:t>)</w:t>
      </w:r>
      <w:r w:rsidR="007D10BB">
        <w:rPr>
          <w:u w:val="none"/>
        </w:rPr>
        <w:t xml:space="preserve">, which divides counties into six categories </w:t>
      </w:r>
      <w:r w:rsidR="00397B17">
        <w:rPr>
          <w:u w:val="none"/>
        </w:rPr>
        <w:t>– large central metro, large fringe metro, medium metro, small metro</w:t>
      </w:r>
      <w:r w:rsidR="009D7297">
        <w:rPr>
          <w:u w:val="none"/>
        </w:rPr>
        <w:t xml:space="preserve">, </w:t>
      </w:r>
      <w:r w:rsidR="00B24285">
        <w:rPr>
          <w:u w:val="none"/>
        </w:rPr>
        <w:t xml:space="preserve">micropolitan and non-core, </w:t>
      </w:r>
      <w:r w:rsidR="00397B17">
        <w:rPr>
          <w:u w:val="none"/>
        </w:rPr>
        <w:t xml:space="preserve">– </w:t>
      </w:r>
      <w:r w:rsidR="007D10BB">
        <w:rPr>
          <w:u w:val="none"/>
        </w:rPr>
        <w:t xml:space="preserve">based on their </w:t>
      </w:r>
      <w:r w:rsidR="00B94B6F">
        <w:rPr>
          <w:u w:val="none"/>
        </w:rPr>
        <w:t xml:space="preserve">population and </w:t>
      </w:r>
      <w:r w:rsidR="00F23E11">
        <w:rPr>
          <w:u w:val="none"/>
        </w:rPr>
        <w:t>overlap with</w:t>
      </w:r>
      <w:r w:rsidR="00B94B6F">
        <w:rPr>
          <w:u w:val="none"/>
        </w:rPr>
        <w:t xml:space="preserve"> metropolita</w:t>
      </w:r>
      <w:r w:rsidR="00F23E11">
        <w:rPr>
          <w:u w:val="none"/>
        </w:rPr>
        <w:t xml:space="preserve">n or micropolitan </w:t>
      </w:r>
      <w:r w:rsidR="00F23E11">
        <w:rPr>
          <w:u w:val="none"/>
        </w:rPr>
        <w:lastRenderedPageBreak/>
        <w:t>statistical areas</w:t>
      </w:r>
      <w:r w:rsidR="007D10BB">
        <w:rPr>
          <w:u w:val="none"/>
        </w:rPr>
        <w:t>.</w:t>
      </w:r>
      <w:r w:rsidR="0090274B" w:rsidRPr="00D505CF">
        <w:rPr>
          <w:u w:val="none"/>
        </w:rPr>
        <w:t xml:space="preserve"> </w:t>
      </w:r>
      <w:r w:rsidR="00F23E11">
        <w:rPr>
          <w:u w:val="none"/>
        </w:rPr>
        <w:t>Of the six categories, w</w:t>
      </w:r>
      <w:r w:rsidR="007D10BB">
        <w:rPr>
          <w:u w:val="none"/>
        </w:rPr>
        <w:t xml:space="preserve">e considered </w:t>
      </w:r>
      <w:r w:rsidR="00F23E11">
        <w:rPr>
          <w:u w:val="none"/>
        </w:rPr>
        <w:t>counties that were categori</w:t>
      </w:r>
      <w:r w:rsidR="00397B17">
        <w:rPr>
          <w:u w:val="none"/>
        </w:rPr>
        <w:t>z</w:t>
      </w:r>
      <w:r w:rsidR="00F23E11">
        <w:rPr>
          <w:u w:val="none"/>
        </w:rPr>
        <w:t xml:space="preserve">ed under the first four </w:t>
      </w:r>
      <w:r w:rsidR="0090274B" w:rsidRPr="00D505CF">
        <w:rPr>
          <w:u w:val="none"/>
        </w:rPr>
        <w:t>as urban counties</w:t>
      </w:r>
      <w:r w:rsidR="007D10BB">
        <w:rPr>
          <w:u w:val="none"/>
        </w:rPr>
        <w:t xml:space="preserve">, </w:t>
      </w:r>
      <w:r w:rsidR="00F23E11">
        <w:rPr>
          <w:u w:val="none"/>
        </w:rPr>
        <w:t>and the last two</w:t>
      </w:r>
      <w:r w:rsidR="0090274B" w:rsidRPr="00D505CF">
        <w:rPr>
          <w:u w:val="none"/>
        </w:rPr>
        <w:t xml:space="preserve"> as rural counties.</w:t>
      </w:r>
    </w:p>
    <w:p w14:paraId="5B478C3A" w14:textId="77777777" w:rsidR="0090274B" w:rsidRDefault="0090274B" w:rsidP="00661343">
      <w:pPr>
        <w:pStyle w:val="SMSubheading"/>
        <w:jc w:val="both"/>
        <w:rPr>
          <w:u w:val="none"/>
        </w:rPr>
      </w:pPr>
    </w:p>
    <w:p w14:paraId="7E1A27C1" w14:textId="55AE0E51" w:rsidR="00397B17" w:rsidRDefault="0090274B">
      <w:pPr>
        <w:pStyle w:val="SMSubheading"/>
        <w:jc w:val="both"/>
        <w:rPr>
          <w:u w:val="none"/>
        </w:rPr>
      </w:pPr>
      <w:r>
        <w:rPr>
          <w:u w:val="none"/>
        </w:rPr>
        <w:t xml:space="preserve">Using this algorithm, </w:t>
      </w:r>
      <w:r w:rsidR="00914C40">
        <w:rPr>
          <w:u w:val="none"/>
        </w:rPr>
        <w:t>we created a total of 1,339 county units</w:t>
      </w:r>
      <w:r>
        <w:rPr>
          <w:u w:val="none"/>
        </w:rPr>
        <w:t xml:space="preserve"> in the contiguous </w:t>
      </w:r>
      <w:r w:rsidR="007D10BB">
        <w:rPr>
          <w:u w:val="none"/>
        </w:rPr>
        <w:t>USA which were used for statistical analyses described below.</w:t>
      </w:r>
      <w:r>
        <w:rPr>
          <w:u w:val="none"/>
        </w:rPr>
        <w:t xml:space="preserve"> </w:t>
      </w:r>
      <w:r w:rsidR="00F3694B">
        <w:rPr>
          <w:u w:val="none"/>
        </w:rPr>
        <w:t>PM</w:t>
      </w:r>
      <w:r w:rsidR="00F3694B">
        <w:rPr>
          <w:u w:val="none"/>
          <w:vertAlign w:val="subscript"/>
        </w:rPr>
        <w:t>2.5</w:t>
      </w:r>
      <w:r w:rsidR="00F3694B">
        <w:rPr>
          <w:u w:val="none"/>
        </w:rPr>
        <w:t xml:space="preserve"> concentrations for each constituent counties were population-weighted up to the level of the newly formed count</w:t>
      </w:r>
      <w:r w:rsidR="00397B17">
        <w:rPr>
          <w:u w:val="none"/>
        </w:rPr>
        <w:t>y units</w:t>
      </w:r>
      <w:r w:rsidR="00F3694B">
        <w:rPr>
          <w:u w:val="none"/>
        </w:rPr>
        <w:t xml:space="preserve">. </w:t>
      </w:r>
      <w:r w:rsidR="003B18F6">
        <w:rPr>
          <w:u w:val="none"/>
        </w:rPr>
        <w:t>The median absolute di</w:t>
      </w:r>
      <w:r w:rsidR="00397B17">
        <w:rPr>
          <w:u w:val="none"/>
        </w:rPr>
        <w:t>fference</w:t>
      </w:r>
      <w:r w:rsidR="00F3694B">
        <w:rPr>
          <w:u w:val="none"/>
        </w:rPr>
        <w:t xml:space="preserve"> in PM</w:t>
      </w:r>
      <w:r w:rsidR="00F3694B">
        <w:rPr>
          <w:u w:val="none"/>
          <w:vertAlign w:val="subscript"/>
        </w:rPr>
        <w:t>2.5</w:t>
      </w:r>
      <w:r w:rsidR="00F3694B">
        <w:rPr>
          <w:u w:val="none"/>
        </w:rPr>
        <w:t xml:space="preserve"> </w:t>
      </w:r>
      <w:r w:rsidR="005E2F70">
        <w:rPr>
          <w:u w:val="none"/>
        </w:rPr>
        <w:t xml:space="preserve">concentration </w:t>
      </w:r>
      <w:r w:rsidR="00F3694B">
        <w:rPr>
          <w:u w:val="none"/>
        </w:rPr>
        <w:t xml:space="preserve">between the merged counties and </w:t>
      </w:r>
      <w:r w:rsidR="005E2F70">
        <w:rPr>
          <w:u w:val="none"/>
        </w:rPr>
        <w:t>their</w:t>
      </w:r>
      <w:r w:rsidR="00F3694B">
        <w:rPr>
          <w:u w:val="none"/>
        </w:rPr>
        <w:t xml:space="preserve"> constituents </w:t>
      </w:r>
      <w:r w:rsidR="005E2F70">
        <w:rPr>
          <w:u w:val="none"/>
        </w:rPr>
        <w:t xml:space="preserve">from 1999 to 2015 </w:t>
      </w:r>
      <w:r w:rsidR="009527D1">
        <w:rPr>
          <w:u w:val="none"/>
        </w:rPr>
        <w:t>was</w:t>
      </w:r>
      <w:r w:rsidR="00556A8B">
        <w:rPr>
          <w:u w:val="none"/>
        </w:rPr>
        <w:t xml:space="preserve"> </w:t>
      </w:r>
      <w:r w:rsidR="005E2F70">
        <w:rPr>
          <w:u w:val="none"/>
        </w:rPr>
        <w:t>0.</w:t>
      </w:r>
      <w:r w:rsidR="005E2F70" w:rsidRPr="00A05D3D">
        <w:rPr>
          <w:u w:val="none"/>
        </w:rPr>
        <w:t>24</w:t>
      </w:r>
      <m:oMath>
        <m:r>
          <w:rPr>
            <w:rFonts w:ascii="Cambria Math" w:hAnsi="Cambria Math"/>
            <w:u w:val="none"/>
          </w:rPr>
          <m:t>μg/</m:t>
        </m:r>
        <m:sSup>
          <m:sSupPr>
            <m:ctrlPr>
              <w:rPr>
                <w:rFonts w:ascii="Cambria Math" w:hAnsi="Cambria Math"/>
                <w:i/>
                <w:u w:val="none"/>
              </w:rPr>
            </m:ctrlPr>
          </m:sSupPr>
          <m:e>
            <m:r>
              <w:rPr>
                <w:rFonts w:ascii="Cambria Math" w:hAnsi="Cambria Math"/>
                <w:u w:val="none"/>
              </w:rPr>
              <m:t>m</m:t>
            </m:r>
          </m:e>
          <m:sup>
            <m:r>
              <w:rPr>
                <w:rFonts w:ascii="Cambria Math" w:hAnsi="Cambria Math"/>
                <w:u w:val="none"/>
              </w:rPr>
              <m:t>3</m:t>
            </m:r>
          </m:sup>
        </m:sSup>
      </m:oMath>
      <w:r w:rsidR="00A05D3D">
        <w:rPr>
          <w:u w:val="none"/>
        </w:rPr>
        <w:t>.</w:t>
      </w:r>
    </w:p>
    <w:p w14:paraId="6E73E1BE" w14:textId="0F34F7FC" w:rsidR="00F3694B" w:rsidRDefault="00F3694B" w:rsidP="00397B17">
      <w:pPr>
        <w:pStyle w:val="SMSubheading"/>
        <w:jc w:val="both"/>
        <w:rPr>
          <w:u w:val="none"/>
        </w:rPr>
      </w:pPr>
    </w:p>
    <w:p w14:paraId="33559264" w14:textId="58BC2F05" w:rsidR="007D10BB" w:rsidRPr="00D73DB4" w:rsidRDefault="00B32FD9" w:rsidP="00D73DB4">
      <w:r>
        <w:rPr>
          <w:u w:val="single"/>
        </w:rPr>
        <w:t xml:space="preserve">Statistical </w:t>
      </w:r>
      <w:r w:rsidR="00DF78BB">
        <w:rPr>
          <w:u w:val="single"/>
        </w:rPr>
        <w:t>methods</w:t>
      </w:r>
    </w:p>
    <w:p w14:paraId="305A914F" w14:textId="57E03611" w:rsidR="00661343" w:rsidRDefault="009369D2" w:rsidP="00A97896">
      <w:pPr>
        <w:pStyle w:val="SMSubheading"/>
        <w:jc w:val="both"/>
        <w:rPr>
          <w:u w:val="none"/>
        </w:rPr>
      </w:pPr>
      <w:r>
        <w:rPr>
          <w:u w:val="none"/>
        </w:rPr>
        <w:t>We formulated f</w:t>
      </w:r>
      <w:r w:rsidR="003A432E">
        <w:rPr>
          <w:u w:val="none"/>
        </w:rPr>
        <w:t>our</w:t>
      </w:r>
      <w:r w:rsidR="008E4789" w:rsidRPr="008E4789">
        <w:rPr>
          <w:u w:val="none"/>
        </w:rPr>
        <w:t xml:space="preserve"> Bayesian </w:t>
      </w:r>
      <w:proofErr w:type="spellStart"/>
      <w:r w:rsidR="008E4789" w:rsidRPr="008E4789">
        <w:rPr>
          <w:u w:val="none"/>
        </w:rPr>
        <w:t>spatio</w:t>
      </w:r>
      <w:proofErr w:type="spellEnd"/>
      <w:r w:rsidR="008E4789" w:rsidRPr="008E4789">
        <w:rPr>
          <w:u w:val="none"/>
        </w:rPr>
        <w:t xml:space="preserve">-temporal models </w:t>
      </w:r>
      <w:r>
        <w:rPr>
          <w:u w:val="none"/>
        </w:rPr>
        <w:t xml:space="preserve">to directly estimate the </w:t>
      </w:r>
      <w:r w:rsidR="00DF78BB">
        <w:rPr>
          <w:u w:val="none"/>
        </w:rPr>
        <w:t xml:space="preserve">effect of </w:t>
      </w:r>
      <w:r>
        <w:rPr>
          <w:u w:val="none"/>
        </w:rPr>
        <w:t>PM</w:t>
      </w:r>
      <w:r w:rsidRPr="009369D2">
        <w:rPr>
          <w:u w:val="none"/>
          <w:vertAlign w:val="subscript"/>
        </w:rPr>
        <w:t>2.5</w:t>
      </w:r>
      <w:r>
        <w:rPr>
          <w:u w:val="none"/>
        </w:rPr>
        <w:t xml:space="preserve"> concentration</w:t>
      </w:r>
      <w:r w:rsidR="00DF78BB">
        <w:rPr>
          <w:u w:val="none"/>
        </w:rPr>
        <w:t xml:space="preserve"> on death rates at the county level</w:t>
      </w:r>
      <w:r>
        <w:rPr>
          <w:u w:val="none"/>
        </w:rPr>
        <w:t xml:space="preserve">. </w:t>
      </w:r>
      <w:r w:rsidR="00661343">
        <w:rPr>
          <w:u w:val="none"/>
        </w:rPr>
        <w:t>The outcome was death rates from cardio-respiratory diseases</w:t>
      </w:r>
      <w:r w:rsidR="00C43093">
        <w:rPr>
          <w:u w:val="none"/>
        </w:rPr>
        <w:t xml:space="preserve"> </w:t>
      </w:r>
      <w:r w:rsidR="00536F74">
        <w:rPr>
          <w:u w:val="none"/>
        </w:rPr>
        <w:t>(all ICD</w:t>
      </w:r>
      <w:r w:rsidR="00683C3D">
        <w:rPr>
          <w:u w:val="none"/>
        </w:rPr>
        <w:t>-</w:t>
      </w:r>
      <w:r w:rsidR="00536F74">
        <w:rPr>
          <w:u w:val="none"/>
        </w:rPr>
        <w:t xml:space="preserve">10 codes beginning with I </w:t>
      </w:r>
      <w:r w:rsidR="00DF78BB">
        <w:rPr>
          <w:u w:val="none"/>
        </w:rPr>
        <w:t>and</w:t>
      </w:r>
      <w:r w:rsidR="00536F74">
        <w:rPr>
          <w:u w:val="none"/>
        </w:rPr>
        <w:t xml:space="preserve"> J),</w:t>
      </w:r>
      <w:r w:rsidR="00661343">
        <w:rPr>
          <w:u w:val="none"/>
        </w:rPr>
        <w:t xml:space="preserve"> for which there is strong evidence of an association with PM</w:t>
      </w:r>
      <w:r w:rsidR="00661343" w:rsidRPr="009369D2">
        <w:rPr>
          <w:u w:val="none"/>
          <w:vertAlign w:val="subscript"/>
        </w:rPr>
        <w:t>2.5</w:t>
      </w:r>
      <w:r w:rsidR="00661343">
        <w:rPr>
          <w:u w:val="none"/>
        </w:rPr>
        <w:t>.</w:t>
      </w:r>
      <w:r w:rsidR="003364BC">
        <w:rPr>
          <w:u w:val="none"/>
        </w:rPr>
        <w:t xml:space="preserve"> </w:t>
      </w:r>
      <w:r w:rsidR="00A97896">
        <w:rPr>
          <w:u w:val="none"/>
        </w:rPr>
        <w:t>All analyses were done separately by sex and age group (five year age groups from birth to 85 years, and 85 years and older) because death rates vary by age group and sex, as might their associations with air pollution</w:t>
      </w:r>
      <w:r w:rsidR="00B24285">
        <w:rPr>
          <w:u w:val="none"/>
        </w:rPr>
        <w:t xml:space="preserve"> </w:t>
      </w:r>
      <w:r w:rsidR="00B24285">
        <w:rPr>
          <w:u w:val="none"/>
        </w:rPr>
        <w:fldChar w:fldCharType="begin"/>
      </w:r>
      <w:r w:rsidR="009E17C8">
        <w:rPr>
          <w:u w:val="none"/>
        </w:rPr>
        <w:instrText xml:space="preserve"> ADDIN EN.CITE &lt;EndNote&gt;&lt;Cite&gt;&lt;Author&gt;Crouse&lt;/Author&gt;&lt;Year&gt;2015&lt;/Year&gt;&lt;RecNum&gt;387&lt;/RecNum&gt;&lt;DisplayText&gt;(&lt;style face="italic"&gt;18&lt;/style&gt;)&lt;/DisplayText&gt;&lt;record&gt;&lt;rec-number&gt;387&lt;/rec-number&gt;&lt;foreign-keys&gt;&lt;key app="EN" db-id="pdr9d5f29d20wqewxabpwf0cs0xwaavp2p5r" timestamp="1541174318"&gt;387&lt;/key&gt;&lt;/foreign-keys&gt;&lt;ref-type name="Journal Article"&gt;17&lt;/ref-type&gt;&lt;contributors&gt;&lt;authors&gt;&lt;author&gt;Crouse, Dan L&lt;/author&gt;&lt;author&gt;Peters, Paul A&lt;/author&gt;&lt;author&gt;Hystad, Perry&lt;/author&gt;&lt;author&gt;Brook, Jeffrey R&lt;/author&gt;&lt;author&gt;van Donkelaar, Aaron&lt;/author&gt;&lt;author&gt;Martin, Randall V&lt;/author&gt;&lt;author&gt;Villeneuve, Paul J&lt;/author&gt;&lt;author&gt;Jerrett, Michael&lt;/author&gt;&lt;author&gt;Goldberg, Mark S&lt;/author&gt;&lt;author&gt;Pope III, C Arden&lt;/author&gt;&lt;/authors&gt;&lt;/contributors&gt;&lt;titles&gt;&lt;title&gt;Ambient PM2. 5, O3, and NO2 exposures and associations with mortality over 16 years of follow-up in the Canadian Census Health and Environment Cohort (CanCHEC)&lt;/title&gt;&lt;secondary-title&gt;Environmental health perspectives&lt;/secondary-title&gt;&lt;/titles&gt;&lt;periodical&gt;&lt;full-title&gt;Environmental Health Perspectives&lt;/full-title&gt;&lt;abbr-1&gt;Environ Health Persp&lt;/abbr-1&gt;&lt;/periodical&gt;&lt;pages&gt;1180&lt;/pages&gt;&lt;volume&gt;123&lt;/volume&gt;&lt;number&gt;11&lt;/number&gt;&lt;dates&gt;&lt;year&gt;2015&lt;/year&gt;&lt;/dates&gt;&lt;urls&gt;&lt;/urls&gt;&lt;/record&gt;&lt;/Cite&gt;&lt;/EndNote&gt;</w:instrText>
      </w:r>
      <w:r w:rsidR="00B24285">
        <w:rPr>
          <w:u w:val="none"/>
        </w:rPr>
        <w:fldChar w:fldCharType="separate"/>
      </w:r>
      <w:r w:rsidR="009E17C8">
        <w:rPr>
          <w:noProof/>
          <w:u w:val="none"/>
        </w:rPr>
        <w:t>(</w:t>
      </w:r>
      <w:r w:rsidR="009E17C8" w:rsidRPr="009E17C8">
        <w:rPr>
          <w:i/>
          <w:noProof/>
          <w:u w:val="none"/>
        </w:rPr>
        <w:t>18</w:t>
      </w:r>
      <w:r w:rsidR="009E17C8">
        <w:rPr>
          <w:noProof/>
          <w:u w:val="none"/>
        </w:rPr>
        <w:t>)</w:t>
      </w:r>
      <w:r w:rsidR="00B24285">
        <w:rPr>
          <w:u w:val="none"/>
        </w:rPr>
        <w:fldChar w:fldCharType="end"/>
      </w:r>
      <w:r w:rsidR="00A97896">
        <w:rPr>
          <w:u w:val="none"/>
        </w:rPr>
        <w:t>.</w:t>
      </w:r>
    </w:p>
    <w:p w14:paraId="2EAF2A14" w14:textId="77777777" w:rsidR="00661343" w:rsidRDefault="00661343" w:rsidP="00BC3779">
      <w:pPr>
        <w:pStyle w:val="SMSubheading"/>
        <w:jc w:val="both"/>
        <w:rPr>
          <w:u w:val="none"/>
        </w:rPr>
      </w:pPr>
    </w:p>
    <w:p w14:paraId="640E304B" w14:textId="471D34F0" w:rsidR="00436AE5" w:rsidRDefault="009369D2" w:rsidP="00E95022">
      <w:pPr>
        <w:pStyle w:val="SMSubheading"/>
        <w:jc w:val="both"/>
        <w:rPr>
          <w:rFonts w:eastAsiaTheme="minorEastAsia"/>
          <w:u w:val="none"/>
        </w:rPr>
      </w:pPr>
      <w:r w:rsidRPr="00431A2D">
        <w:rPr>
          <w:u w:val="none"/>
        </w:rPr>
        <w:t xml:space="preserve">The four models had similar </w:t>
      </w:r>
      <w:r w:rsidR="00431A2D" w:rsidRPr="00431A2D">
        <w:rPr>
          <w:u w:val="none"/>
        </w:rPr>
        <w:t xml:space="preserve">structures, </w:t>
      </w:r>
      <w:r w:rsidR="00431A2D">
        <w:rPr>
          <w:u w:val="none"/>
        </w:rPr>
        <w:t>but differed in the extent of adjustment for county characteristics that</w:t>
      </w:r>
      <w:r w:rsidR="005E2F70">
        <w:rPr>
          <w:u w:val="none"/>
        </w:rPr>
        <w:t xml:space="preserve"> may</w:t>
      </w:r>
      <w:r w:rsidR="00431A2D">
        <w:rPr>
          <w:u w:val="none"/>
        </w:rPr>
        <w:t xml:space="preserve"> also influence mortality, ranging from unadjusted to (overly) restrictive as described below and shown in </w:t>
      </w:r>
      <w:r w:rsidR="00431A2D" w:rsidRPr="00343D01">
        <w:rPr>
          <w:u w:val="none"/>
        </w:rPr>
        <w:t>Table S1</w:t>
      </w:r>
      <w:r w:rsidR="00431A2D">
        <w:rPr>
          <w:u w:val="none"/>
        </w:rPr>
        <w:t xml:space="preserve">. </w:t>
      </w:r>
      <w:r w:rsidR="00431A2D" w:rsidRPr="00431A2D">
        <w:rPr>
          <w:rFonts w:eastAsiaTheme="minorHAnsi"/>
          <w:u w:val="none"/>
        </w:rPr>
        <w:t xml:space="preserve">Specifically, </w:t>
      </w:r>
      <w:r w:rsidR="005E2F70">
        <w:rPr>
          <w:rFonts w:eastAsiaTheme="minorHAnsi"/>
          <w:u w:val="none"/>
        </w:rPr>
        <w:t>for a given count</w:t>
      </w:r>
      <w:r w:rsidR="00E95022">
        <w:rPr>
          <w:rFonts w:eastAsiaTheme="minorHAnsi"/>
          <w:u w:val="none"/>
        </w:rPr>
        <w:t>y,</w:t>
      </w:r>
      <w:r w:rsidR="00431A2D" w:rsidRPr="00431A2D">
        <w:rPr>
          <w:rFonts w:eastAsiaTheme="minorHAnsi"/>
          <w:u w:val="none"/>
        </w:rPr>
        <w:t xml:space="preserve"> sex, </w:t>
      </w:r>
      <w:r w:rsidR="00E95022">
        <w:rPr>
          <w:rFonts w:eastAsiaTheme="minorHAnsi"/>
          <w:u w:val="none"/>
        </w:rPr>
        <w:t xml:space="preserve">and age group, </w:t>
      </w:r>
      <w:r w:rsidR="00431A2D" w:rsidRPr="00431A2D">
        <w:rPr>
          <w:rFonts w:eastAsiaTheme="minorHAnsi"/>
          <w:u w:val="none"/>
        </w:rPr>
        <w:t xml:space="preserve">the number of deaths in </w:t>
      </w:r>
      <w:r w:rsidR="00E95022">
        <w:rPr>
          <w:rFonts w:eastAsiaTheme="minorHAnsi"/>
          <w:u w:val="none"/>
        </w:rPr>
        <w:t xml:space="preserve">each year </w:t>
      </w:r>
      <w:r w:rsidR="00431A2D" w:rsidRPr="00431A2D">
        <w:rPr>
          <w:rFonts w:eastAsiaTheme="minorEastAsia"/>
          <w:u w:val="none"/>
        </w:rPr>
        <w:t>follows a Poisson distribution</w:t>
      </w:r>
      <w:r w:rsidR="00E95022">
        <w:rPr>
          <w:rFonts w:eastAsiaTheme="minorEastAsia"/>
          <w:u w:val="none"/>
        </w:rPr>
        <w:t>:</w:t>
      </w:r>
    </w:p>
    <w:p w14:paraId="20A75AF3" w14:textId="77777777" w:rsidR="00BC444E" w:rsidRDefault="00BC444E" w:rsidP="00E95022">
      <w:pPr>
        <w:pStyle w:val="SMSubheading"/>
        <w:jc w:val="both"/>
        <w:rPr>
          <w:rFonts w:eastAsiaTheme="minorEastAsia"/>
          <w:u w:val="none"/>
        </w:rPr>
      </w:pPr>
    </w:p>
    <w:p w14:paraId="2CE117FC" w14:textId="444A78A5" w:rsidR="00BC444E" w:rsidRDefault="00D6090F" w:rsidP="00E95022">
      <w:pPr>
        <w:pStyle w:val="SMSubheading"/>
        <w:jc w:val="both"/>
        <w:rPr>
          <w:u w:val="none"/>
        </w:rPr>
      </w:pPr>
      <m:oMathPara>
        <m:oMath>
          <m:sSub>
            <m:sSubPr>
              <m:ctrlPr>
                <w:rPr>
                  <w:rFonts w:ascii="Cambria Math" w:hAnsi="Cambria Math"/>
                  <w:i/>
                  <w:u w:val="none"/>
                </w:rPr>
              </m:ctrlPr>
            </m:sSubPr>
            <m:e>
              <m:r>
                <w:rPr>
                  <w:rFonts w:ascii="Cambria Math" w:hAnsi="Cambria Math"/>
                  <w:u w:val="none"/>
                </w:rPr>
                <m:t>deaths</m:t>
              </m:r>
            </m:e>
            <m:sub>
              <m:r>
                <w:rPr>
                  <w:rFonts w:ascii="Cambria Math" w:hAnsi="Cambria Math"/>
                  <w:u w:val="none"/>
                </w:rPr>
                <m:t>county-year</m:t>
              </m:r>
            </m:sub>
          </m:sSub>
          <m:r>
            <w:rPr>
              <w:rFonts w:ascii="Cambria Math" w:hAnsi="Cambria Math"/>
              <w:u w:val="none"/>
            </w:rPr>
            <m:t>~Poisson(</m:t>
          </m:r>
          <m:sSub>
            <m:sSubPr>
              <m:ctrlPr>
                <w:rPr>
                  <w:rFonts w:ascii="Cambria Math" w:hAnsi="Cambria Math"/>
                  <w:i/>
                  <w:u w:val="none"/>
                </w:rPr>
              </m:ctrlPr>
            </m:sSubPr>
            <m:e>
              <m:r>
                <w:rPr>
                  <w:rFonts w:ascii="Cambria Math" w:hAnsi="Cambria Math"/>
                  <w:u w:val="none"/>
                </w:rPr>
                <m:t>death rate</m:t>
              </m:r>
            </m:e>
            <m:sub>
              <m:r>
                <w:rPr>
                  <w:rFonts w:ascii="Cambria Math" w:hAnsi="Cambria Math"/>
                  <w:u w:val="none"/>
                </w:rPr>
                <m:t>county-year</m:t>
              </m:r>
            </m:sub>
          </m:sSub>
          <m:r>
            <w:rPr>
              <w:rFonts w:ascii="Cambria Math" w:hAnsi="Cambria Math"/>
              <w:u w:val="none"/>
            </w:rPr>
            <m:t>∙</m:t>
          </m:r>
          <m:sSub>
            <m:sSubPr>
              <m:ctrlPr>
                <w:rPr>
                  <w:rFonts w:ascii="Cambria Math" w:hAnsi="Cambria Math"/>
                  <w:i/>
                  <w:u w:val="none"/>
                </w:rPr>
              </m:ctrlPr>
            </m:sSubPr>
            <m:e>
              <m:r>
                <w:rPr>
                  <w:rFonts w:ascii="Cambria Math" w:hAnsi="Cambria Math"/>
                  <w:u w:val="none"/>
                </w:rPr>
                <m:t>population</m:t>
              </m:r>
            </m:e>
            <m:sub>
              <m:r>
                <w:rPr>
                  <w:rFonts w:ascii="Cambria Math" w:hAnsi="Cambria Math"/>
                  <w:u w:val="none"/>
                </w:rPr>
                <m:t>county-year</m:t>
              </m:r>
            </m:sub>
          </m:sSub>
          <m:r>
            <w:rPr>
              <w:rFonts w:ascii="Cambria Math" w:hAnsi="Cambria Math"/>
              <w:u w:val="none"/>
            </w:rPr>
            <m:t>)</m:t>
          </m:r>
        </m:oMath>
      </m:oMathPara>
    </w:p>
    <w:p w14:paraId="4E7EA161" w14:textId="77777777" w:rsidR="00436AE5" w:rsidRDefault="00436AE5" w:rsidP="00BC3779">
      <w:pPr>
        <w:pStyle w:val="SMSubheading"/>
        <w:jc w:val="both"/>
        <w:rPr>
          <w:u w:val="none"/>
        </w:rPr>
      </w:pPr>
    </w:p>
    <w:p w14:paraId="1FFFC19F" w14:textId="1ED5257B" w:rsidR="00E95022" w:rsidRPr="0088412E" w:rsidRDefault="00E95022" w:rsidP="00E95022">
      <w:pPr>
        <w:pStyle w:val="SMText"/>
        <w:ind w:firstLine="0"/>
        <w:jc w:val="both"/>
        <w:rPr>
          <w:rFonts w:eastAsiaTheme="minorEastAsia"/>
        </w:rPr>
      </w:pPr>
      <w:r w:rsidRPr="0088412E">
        <w:rPr>
          <w:rFonts w:eastAsiaTheme="minorEastAsia"/>
        </w:rPr>
        <w:t xml:space="preserve">In all </w:t>
      </w:r>
      <w:r w:rsidR="005E2F70">
        <w:rPr>
          <w:rFonts w:eastAsiaTheme="minorEastAsia"/>
        </w:rPr>
        <w:t xml:space="preserve">four </w:t>
      </w:r>
      <w:r w:rsidRPr="0088412E">
        <w:rPr>
          <w:rFonts w:eastAsiaTheme="minorEastAsia"/>
        </w:rPr>
        <w:t xml:space="preserve">models, log-transformed death rates were modelled as a sum of components that </w:t>
      </w:r>
      <w:r w:rsidR="00D62EFD">
        <w:rPr>
          <w:rFonts w:eastAsiaTheme="minorEastAsia"/>
        </w:rPr>
        <w:t>depend on time and</w:t>
      </w:r>
      <w:r>
        <w:rPr>
          <w:rFonts w:eastAsiaTheme="minorEastAsia"/>
        </w:rPr>
        <w:t xml:space="preserve"> air pollution, </w:t>
      </w:r>
      <w:r w:rsidR="00D62EFD">
        <w:rPr>
          <w:rFonts w:eastAsiaTheme="minorEastAsia"/>
        </w:rPr>
        <w:t>with some models also including terms for</w:t>
      </w:r>
      <w:r>
        <w:rPr>
          <w:rFonts w:eastAsiaTheme="minorEastAsia"/>
        </w:rPr>
        <w:t xml:space="preserve"> other time-varying county characteristics</w:t>
      </w:r>
      <w:r w:rsidR="00D62EFD">
        <w:rPr>
          <w:rFonts w:eastAsiaTheme="minorEastAsia"/>
        </w:rPr>
        <w:t>.</w:t>
      </w:r>
    </w:p>
    <w:p w14:paraId="31B3C19C" w14:textId="77777777" w:rsidR="00E95022" w:rsidRPr="0088412E" w:rsidRDefault="00E95022" w:rsidP="00E95022">
      <w:pPr>
        <w:spacing w:line="276" w:lineRule="auto"/>
        <w:jc w:val="both"/>
        <w:rPr>
          <w:rFonts w:eastAsiaTheme="minorEastAsia"/>
          <w:szCs w:val="24"/>
        </w:rPr>
      </w:pPr>
    </w:p>
    <w:p w14:paraId="76382F5B" w14:textId="198E1A95" w:rsidR="00D62EFD" w:rsidRPr="004920A7" w:rsidRDefault="00D62EFD" w:rsidP="00D62EFD">
      <w:pPr>
        <w:pStyle w:val="SMSubheading"/>
        <w:jc w:val="both"/>
        <w:rPr>
          <w:u w:val="none"/>
        </w:rPr>
      </w:pPr>
      <w:r>
        <w:rPr>
          <w:u w:val="none"/>
        </w:rPr>
        <w:t>All</w:t>
      </w:r>
      <w:r w:rsidRPr="00D62EFD">
        <w:rPr>
          <w:u w:val="none"/>
        </w:rPr>
        <w:t xml:space="preserve"> models contain</w:t>
      </w:r>
      <w:r>
        <w:rPr>
          <w:u w:val="none"/>
        </w:rPr>
        <w:t>ed</w:t>
      </w:r>
      <w:r w:rsidRPr="00D62EFD">
        <w:rPr>
          <w:u w:val="none"/>
        </w:rPr>
        <w:t xml:space="preserve"> terms to capture the overall level and rate of change of mortality, </w:t>
      </w:r>
      <w:r>
        <w:rPr>
          <w:u w:val="none"/>
        </w:rPr>
        <w:t xml:space="preserve">with </w:t>
      </w:r>
      <m:oMath>
        <m:sSub>
          <m:sSubPr>
            <m:ctrlPr>
              <w:rPr>
                <w:rFonts w:ascii="Cambria Math" w:hAnsi="Cambria Math"/>
                <w:i/>
                <w:u w:val="none"/>
              </w:rPr>
            </m:ctrlPr>
          </m:sSubPr>
          <m:e>
            <m:r>
              <w:rPr>
                <w:rFonts w:ascii="Cambria Math" w:hAnsi="Cambria Math"/>
                <w:u w:val="none"/>
              </w:rPr>
              <m:t>α</m:t>
            </m:r>
          </m:e>
          <m:sub>
            <m:r>
              <w:rPr>
                <w:rFonts w:ascii="Cambria Math" w:hAnsi="Cambria Math"/>
                <w:u w:val="none"/>
              </w:rPr>
              <m:t>0</m:t>
            </m:r>
          </m:sub>
        </m:sSub>
      </m:oMath>
      <w:r w:rsidRPr="004920A7">
        <w:rPr>
          <w:u w:val="none"/>
        </w:rPr>
        <w:t xml:space="preserve"> </w:t>
      </w:r>
      <w:r>
        <w:rPr>
          <w:u w:val="none"/>
        </w:rPr>
        <w:t xml:space="preserve">as </w:t>
      </w:r>
      <w:r w:rsidRPr="004920A7">
        <w:rPr>
          <w:u w:val="none"/>
        </w:rPr>
        <w:t>the common intercept for log-transformed death rates</w:t>
      </w:r>
      <w:r>
        <w:rPr>
          <w:u w:val="none"/>
        </w:rPr>
        <w:t>, and</w:t>
      </w:r>
      <w:r w:rsidRPr="004920A7">
        <w:rPr>
          <w:u w:val="none"/>
        </w:rPr>
        <w:t xml:space="preserve"> </w:t>
      </w:r>
      <m:oMath>
        <m:sSub>
          <m:sSubPr>
            <m:ctrlPr>
              <w:rPr>
                <w:rFonts w:ascii="Cambria Math" w:hAnsi="Cambria Math"/>
                <w:i/>
                <w:u w:val="none"/>
              </w:rPr>
            </m:ctrlPr>
          </m:sSubPr>
          <m:e>
            <m:r>
              <w:rPr>
                <w:rFonts w:ascii="Cambria Math" w:hAnsi="Cambria Math"/>
                <w:u w:val="none"/>
              </w:rPr>
              <m:t>β</m:t>
            </m:r>
          </m:e>
          <m:sub>
            <m:r>
              <w:rPr>
                <w:rFonts w:ascii="Cambria Math" w:hAnsi="Cambria Math"/>
                <w:u w:val="none"/>
              </w:rPr>
              <m:t>0</m:t>
            </m:r>
          </m:sub>
        </m:sSub>
        <m:r>
          <w:rPr>
            <w:rFonts w:ascii="Cambria Math" w:hAnsi="Cambria Math"/>
            <w:u w:val="none"/>
          </w:rPr>
          <m:t xml:space="preserve"> </m:t>
        </m:r>
      </m:oMath>
      <w:r w:rsidRPr="004920A7">
        <w:rPr>
          <w:u w:val="none"/>
        </w:rPr>
        <w:t xml:space="preserve">the common time </w:t>
      </w:r>
      <w:r>
        <w:rPr>
          <w:u w:val="none"/>
        </w:rPr>
        <w:t>slope</w:t>
      </w:r>
      <w:r w:rsidRPr="004920A7">
        <w:rPr>
          <w:u w:val="none"/>
        </w:rPr>
        <w:t>.</w:t>
      </w:r>
      <w:r w:rsidRPr="00D62EFD">
        <w:rPr>
          <w:u w:val="none"/>
        </w:rPr>
        <w:t xml:space="preserve"> </w:t>
      </w:r>
      <w:r>
        <w:rPr>
          <w:u w:val="none"/>
        </w:rPr>
        <w:t>N</w:t>
      </w:r>
      <w:r w:rsidRPr="004920A7">
        <w:rPr>
          <w:u w:val="none"/>
        </w:rPr>
        <w:t>on-linear</w:t>
      </w:r>
      <w:r>
        <w:rPr>
          <w:u w:val="none"/>
        </w:rPr>
        <w:t xml:space="preserve"> trends </w:t>
      </w:r>
      <w:r w:rsidRPr="004920A7">
        <w:rPr>
          <w:u w:val="none"/>
        </w:rPr>
        <w:t xml:space="preserve">were captured by </w:t>
      </w:r>
      <w:commentRangeStart w:id="1"/>
      <w:commentRangeStart w:id="2"/>
      <w:r w:rsidRPr="004920A7">
        <w:rPr>
          <w:u w:val="none"/>
        </w:rPr>
        <w:t>a first-order random walk</w:t>
      </w:r>
      <w:r w:rsidR="00A14804">
        <w:rPr>
          <w:u w:val="none"/>
        </w:rPr>
        <w:t xml:space="preserve"> </w:t>
      </w:r>
      <m:oMath>
        <m:sSub>
          <m:sSubPr>
            <m:ctrlPr>
              <w:rPr>
                <w:rFonts w:ascii="Cambria Math" w:hAnsi="Cambria Math"/>
                <w:i/>
                <w:u w:val="none"/>
              </w:rPr>
            </m:ctrlPr>
          </m:sSubPr>
          <m:e>
            <m:r>
              <w:rPr>
                <w:rFonts w:ascii="Cambria Math" w:hAnsi="Cambria Math"/>
                <w:u w:val="none"/>
              </w:rPr>
              <m:t>ν</m:t>
            </m:r>
          </m:e>
          <m:sub>
            <m:r>
              <w:rPr>
                <w:rFonts w:ascii="Cambria Math" w:hAnsi="Cambria Math"/>
                <w:u w:val="none"/>
              </w:rPr>
              <m:t>year</m:t>
            </m:r>
          </m:sub>
        </m:sSub>
      </m:oMath>
      <w:r w:rsidR="00712497">
        <w:rPr>
          <w:u w:val="none"/>
        </w:rPr>
        <w:t xml:space="preserve"> </w:t>
      </w:r>
      <w:commentRangeEnd w:id="1"/>
      <w:r w:rsidR="004765EA">
        <w:rPr>
          <w:rStyle w:val="CommentReference"/>
          <w:u w:val="none"/>
        </w:rPr>
        <w:commentReference w:id="1"/>
      </w:r>
      <w:commentRangeEnd w:id="2"/>
      <w:r w:rsidR="00D91B66">
        <w:rPr>
          <w:rStyle w:val="CommentReference"/>
          <w:u w:val="none"/>
        </w:rPr>
        <w:commentReference w:id="2"/>
      </w:r>
      <w:r w:rsidR="00712497">
        <w:rPr>
          <w:u w:val="none"/>
        </w:rPr>
        <w:fldChar w:fldCharType="begin"/>
      </w:r>
      <w:r w:rsidR="009E17C8">
        <w:rPr>
          <w:u w:val="none"/>
        </w:rPr>
        <w:instrText xml:space="preserve"> ADDIN EN.CITE &lt;EndNote&gt;&lt;Cite&gt;&lt;Author&gt;Rue&lt;/Author&gt;&lt;Year&gt;2005&lt;/Year&gt;&lt;RecNum&gt;444&lt;/RecNum&gt;&lt;DisplayText&gt;(&lt;style face="italic"&gt;19&lt;/style&gt;)&lt;/DisplayText&gt;&lt;record&gt;&lt;rec-number&gt;444&lt;/rec-number&gt;&lt;foreign-keys&gt;&lt;key app="EN" db-id="pdr9d5f29d20wqewxabpwf0cs0xwaavp2p5r" timestamp="1541677864"&gt;444&lt;/key&gt;&lt;/foreign-keys&gt;&lt;ref-type name="Book"&gt;6&lt;/ref-type&gt;&lt;contributors&gt;&lt;authors&gt;&lt;author&gt;Rue, Havard&lt;/author&gt;&lt;author&gt;Held, Leonhard&lt;/author&gt;&lt;/authors&gt;&lt;/contributors&gt;&lt;titles&gt;&lt;title&gt;Gaussian Markov random fields: theory and applications&lt;/title&gt;&lt;/titles&gt;&lt;dates&gt;&lt;year&gt;2005&lt;/year&gt;&lt;/dates&gt;&lt;publisher&gt;CRC press&lt;/publisher&gt;&lt;isbn&gt;0203492021&lt;/isbn&gt;&lt;urls&gt;&lt;/urls&gt;&lt;/record&gt;&lt;/Cite&gt;&lt;/EndNote&gt;</w:instrText>
      </w:r>
      <w:r w:rsidR="00712497">
        <w:rPr>
          <w:u w:val="none"/>
        </w:rPr>
        <w:fldChar w:fldCharType="separate"/>
      </w:r>
      <w:r w:rsidR="009E17C8">
        <w:rPr>
          <w:noProof/>
          <w:u w:val="none"/>
        </w:rPr>
        <w:t>(</w:t>
      </w:r>
      <w:r w:rsidR="009E17C8" w:rsidRPr="009E17C8">
        <w:rPr>
          <w:i/>
          <w:noProof/>
          <w:u w:val="none"/>
        </w:rPr>
        <w:t>19</w:t>
      </w:r>
      <w:r w:rsidR="009E17C8">
        <w:rPr>
          <w:noProof/>
          <w:u w:val="none"/>
        </w:rPr>
        <w:t>)</w:t>
      </w:r>
      <w:r w:rsidR="00712497">
        <w:rPr>
          <w:u w:val="none"/>
        </w:rPr>
        <w:fldChar w:fldCharType="end"/>
      </w:r>
      <w:r w:rsidR="00712497">
        <w:rPr>
          <w:u w:val="none"/>
        </w:rPr>
        <w:t>.</w:t>
      </w:r>
      <w:r>
        <w:rPr>
          <w:u w:val="none"/>
        </w:rPr>
        <w:t xml:space="preserve"> All models also included a</w:t>
      </w:r>
      <w:r w:rsidRPr="00D62EFD">
        <w:rPr>
          <w:u w:val="none"/>
        </w:rPr>
        <w:t xml:space="preserve"> </w:t>
      </w:r>
      <w:r>
        <w:rPr>
          <w:u w:val="none"/>
        </w:rPr>
        <w:t>ter</w:t>
      </w:r>
      <w:r w:rsidR="00DD20D9">
        <w:rPr>
          <w:u w:val="none"/>
        </w:rPr>
        <w:t>m that relates log-trans</w:t>
      </w:r>
      <w:r w:rsidR="00DD20D9" w:rsidRPr="00DD20D9">
        <w:rPr>
          <w:u w:val="none"/>
        </w:rPr>
        <w:t xml:space="preserve">formed death rate to county </w:t>
      </w:r>
      <w:r w:rsidR="000C317D" w:rsidRPr="004920A7">
        <w:rPr>
          <w:u w:val="none"/>
        </w:rPr>
        <w:t>PM</w:t>
      </w:r>
      <w:r w:rsidR="000C317D" w:rsidRPr="00E140D6">
        <w:rPr>
          <w:u w:val="none"/>
          <w:vertAlign w:val="subscript"/>
        </w:rPr>
        <w:t>2.5</w:t>
      </w:r>
      <w:r w:rsidR="00DD20D9" w:rsidRPr="00DD20D9">
        <w:rPr>
          <w:u w:val="none"/>
        </w:rPr>
        <w:t xml:space="preserve"> concentration, with the coefficient</w:t>
      </w:r>
      <w:r w:rsidRPr="00DD20D9">
        <w:rPr>
          <w:u w:val="none"/>
        </w:rPr>
        <w:t xml:space="preserve"> </w:t>
      </w:r>
      <m:oMath>
        <m:r>
          <w:rPr>
            <w:rFonts w:ascii="Cambria Math" w:hAnsi="Cambria Math"/>
            <w:u w:val="none"/>
          </w:rPr>
          <m:t>γ</m:t>
        </m:r>
      </m:oMath>
      <w:r w:rsidR="00DD20D9" w:rsidRPr="00DD20D9">
        <w:rPr>
          <w:u w:val="none"/>
        </w:rPr>
        <w:t xml:space="preserve"> representing the </w:t>
      </w:r>
      <w:r w:rsidR="00BE4BAD">
        <w:rPr>
          <w:u w:val="none"/>
        </w:rPr>
        <w:t>logarithm of the</w:t>
      </w:r>
      <w:r w:rsidR="00DD20D9" w:rsidRPr="00DD20D9">
        <w:rPr>
          <w:u w:val="none"/>
        </w:rPr>
        <w:t xml:space="preserve"> rate ratio per 1</w:t>
      </w:r>
      <m:oMath>
        <m:r>
          <w:rPr>
            <w:rFonts w:ascii="Cambria Math" w:hAnsi="Cambria Math"/>
            <w:u w:val="none"/>
          </w:rPr>
          <m:t>μg/</m:t>
        </m:r>
        <m:sSup>
          <m:sSupPr>
            <m:ctrlPr>
              <w:rPr>
                <w:rFonts w:ascii="Cambria Math" w:hAnsi="Cambria Math"/>
                <w:i/>
                <w:u w:val="none"/>
              </w:rPr>
            </m:ctrlPr>
          </m:sSupPr>
          <m:e>
            <m:r>
              <w:rPr>
                <w:rFonts w:ascii="Cambria Math" w:hAnsi="Cambria Math"/>
                <w:u w:val="none"/>
              </w:rPr>
              <m:t>m</m:t>
            </m:r>
          </m:e>
          <m:sup>
            <m:r>
              <w:rPr>
                <w:rFonts w:ascii="Cambria Math" w:hAnsi="Cambria Math"/>
                <w:u w:val="none"/>
              </w:rPr>
              <m:t>3</m:t>
            </m:r>
          </m:sup>
        </m:sSup>
      </m:oMath>
      <w:r w:rsidR="00DD20D9" w:rsidRPr="00DD20D9">
        <w:rPr>
          <w:u w:val="none"/>
        </w:rPr>
        <w:t xml:space="preserve"> </w:t>
      </w:r>
      <w:r w:rsidR="00DD20D9">
        <w:rPr>
          <w:u w:val="none"/>
        </w:rPr>
        <w:t>higher concentration.</w:t>
      </w:r>
      <w:r w:rsidRPr="004920A7">
        <w:rPr>
          <w:u w:val="none"/>
        </w:rPr>
        <w:t xml:space="preserve"> </w:t>
      </w:r>
      <m:oMath>
        <m:sSub>
          <m:sSubPr>
            <m:ctrlPr>
              <w:rPr>
                <w:rFonts w:ascii="Cambria Math" w:hAnsi="Cambria Math"/>
                <w:i/>
                <w:u w:val="none"/>
              </w:rPr>
            </m:ctrlPr>
          </m:sSubPr>
          <m:e>
            <m:r>
              <w:rPr>
                <w:rFonts w:ascii="Cambria Math" w:hAnsi="Cambria Math"/>
                <w:u w:val="none"/>
              </w:rPr>
              <m:t>ε</m:t>
            </m:r>
          </m:e>
          <m:sub>
            <m:r>
              <w:rPr>
                <w:rFonts w:ascii="Cambria Math" w:hAnsi="Cambria Math"/>
                <w:u w:val="none"/>
              </w:rPr>
              <m:t>county-year</m:t>
            </m:r>
          </m:sub>
        </m:sSub>
        <m:r>
          <w:rPr>
            <w:rFonts w:ascii="Cambria Math" w:hAnsi="Cambria Math"/>
            <w:u w:val="none"/>
          </w:rPr>
          <m:t xml:space="preserve"> </m:t>
        </m:r>
      </m:oMath>
      <w:r w:rsidR="00BE4BAD">
        <w:rPr>
          <w:u w:val="none"/>
        </w:rPr>
        <w:t xml:space="preserve">is an </w:t>
      </w:r>
      <w:r w:rsidR="00BE4BAD" w:rsidRPr="004920A7">
        <w:rPr>
          <w:u w:val="none"/>
        </w:rPr>
        <w:t>over</w:t>
      </w:r>
      <w:r w:rsidR="00BE4BAD">
        <w:rPr>
          <w:u w:val="none"/>
        </w:rPr>
        <w:t>-</w:t>
      </w:r>
      <w:r w:rsidR="00BE4BAD" w:rsidRPr="004920A7">
        <w:rPr>
          <w:u w:val="none"/>
        </w:rPr>
        <w:t>dispersion term</w:t>
      </w:r>
      <w:r w:rsidR="00BE4BAD">
        <w:rPr>
          <w:u w:val="none"/>
        </w:rPr>
        <w:t xml:space="preserve"> that captures the variation</w:t>
      </w:r>
      <w:r w:rsidR="00BE4BAD" w:rsidRPr="004920A7">
        <w:rPr>
          <w:u w:val="none"/>
        </w:rPr>
        <w:t xml:space="preserve"> unaccounted </w:t>
      </w:r>
      <w:r w:rsidR="00BE4BAD">
        <w:rPr>
          <w:u w:val="none"/>
        </w:rPr>
        <w:t>for by other terms in the model</w:t>
      </w:r>
      <w:r w:rsidR="0007716E">
        <w:rPr>
          <w:u w:val="none"/>
        </w:rPr>
        <w:t xml:space="preserve">, and is modelled </w:t>
      </w:r>
      <w:r w:rsidR="00D618AF">
        <w:rPr>
          <w:u w:val="none"/>
        </w:rPr>
        <w:t xml:space="preserve">as </w:t>
      </w:r>
      <m:oMath>
        <m:r>
          <w:rPr>
            <w:rFonts w:ascii="Cambria Math" w:hAnsi="Cambria Math"/>
            <w:u w:val="none"/>
          </w:rPr>
          <m:t>N</m:t>
        </m:r>
        <m:d>
          <m:dPr>
            <m:ctrlPr>
              <w:rPr>
                <w:rFonts w:ascii="Cambria Math" w:hAnsi="Cambria Math"/>
                <w:i/>
                <w:u w:val="none"/>
              </w:rPr>
            </m:ctrlPr>
          </m:dPr>
          <m:e>
            <m:r>
              <w:rPr>
                <w:rFonts w:ascii="Cambria Math" w:hAnsi="Cambria Math"/>
                <w:u w:val="none"/>
              </w:rPr>
              <m:t>0,</m:t>
            </m:r>
            <m:sSubSup>
              <m:sSubSupPr>
                <m:ctrlPr>
                  <w:rPr>
                    <w:rFonts w:ascii="Cambria Math" w:hAnsi="Cambria Math"/>
                    <w:i/>
                    <w:u w:val="none"/>
                  </w:rPr>
                </m:ctrlPr>
              </m:sSubSupPr>
              <m:e>
                <m:r>
                  <w:rPr>
                    <w:rFonts w:ascii="Cambria Math" w:hAnsi="Cambria Math"/>
                    <w:u w:val="none"/>
                  </w:rPr>
                  <m:t>σ</m:t>
                </m:r>
              </m:e>
              <m:sub>
                <m:r>
                  <w:rPr>
                    <w:rFonts w:ascii="Cambria Math" w:hAnsi="Cambria Math"/>
                    <w:u w:val="none"/>
                  </w:rPr>
                  <m:t>ε</m:t>
                </m:r>
              </m:sub>
              <m:sup>
                <m:r>
                  <w:rPr>
                    <w:rFonts w:ascii="Cambria Math" w:hAnsi="Cambria Math"/>
                    <w:u w:val="none"/>
                  </w:rPr>
                  <m:t>2</m:t>
                </m:r>
              </m:sup>
            </m:sSubSup>
          </m:e>
        </m:d>
      </m:oMath>
      <w:r w:rsidR="00D618AF">
        <w:rPr>
          <w:u w:val="none"/>
        </w:rPr>
        <w:t>.</w:t>
      </w:r>
    </w:p>
    <w:p w14:paraId="647DB68F" w14:textId="77777777" w:rsidR="00D62EFD" w:rsidRPr="004920A7" w:rsidRDefault="00D62EFD" w:rsidP="00D62EFD">
      <w:pPr>
        <w:pStyle w:val="SMSubheading"/>
        <w:jc w:val="both"/>
        <w:rPr>
          <w:u w:val="none"/>
        </w:rPr>
      </w:pPr>
    </w:p>
    <w:p w14:paraId="05CDD6ED" w14:textId="472A8B1F" w:rsidR="00DD20D9" w:rsidRPr="004920A7" w:rsidRDefault="00DD20D9" w:rsidP="00DD20D9">
      <w:pPr>
        <w:pStyle w:val="SMSubheading"/>
        <w:jc w:val="both"/>
        <w:rPr>
          <w:u w:val="none"/>
        </w:rPr>
      </w:pPr>
      <w:r w:rsidRPr="004920A7">
        <w:rPr>
          <w:u w:val="none"/>
        </w:rPr>
        <w:t xml:space="preserve">The </w:t>
      </w:r>
      <w:r w:rsidRPr="00683C3D">
        <w:rPr>
          <w:i/>
          <w:u w:val="none"/>
        </w:rPr>
        <w:t>unadjusted</w:t>
      </w:r>
      <w:r w:rsidRPr="004920A7">
        <w:rPr>
          <w:u w:val="none"/>
        </w:rPr>
        <w:t xml:space="preserve"> model did not include any terms related to county characteristics.</w:t>
      </w:r>
      <w:r w:rsidR="0071237C">
        <w:rPr>
          <w:u w:val="none"/>
        </w:rPr>
        <w:t xml:space="preserve"> </w:t>
      </w:r>
      <w:r w:rsidRPr="004920A7">
        <w:rPr>
          <w:u w:val="none"/>
        </w:rPr>
        <w:t xml:space="preserve">The </w:t>
      </w:r>
      <w:r w:rsidRPr="00683C3D">
        <w:rPr>
          <w:i/>
          <w:u w:val="none"/>
        </w:rPr>
        <w:t>covariate</w:t>
      </w:r>
      <w:r w:rsidRPr="004920A7">
        <w:rPr>
          <w:u w:val="none"/>
        </w:rPr>
        <w:t xml:space="preserve"> model </w:t>
      </w:r>
      <w:r w:rsidR="0071237C">
        <w:rPr>
          <w:u w:val="none"/>
        </w:rPr>
        <w:t xml:space="preserve">included terms for </w:t>
      </w:r>
      <w:r w:rsidR="00BE4BAD">
        <w:rPr>
          <w:u w:val="none"/>
        </w:rPr>
        <w:t>seven time-</w:t>
      </w:r>
      <w:r w:rsidRPr="004920A7">
        <w:rPr>
          <w:u w:val="none"/>
        </w:rPr>
        <w:t>vary</w:t>
      </w:r>
      <w:r>
        <w:rPr>
          <w:u w:val="none"/>
        </w:rPr>
        <w:t xml:space="preserve">ing county level covariates </w:t>
      </w:r>
      <m:oMath>
        <m:sSub>
          <m:sSubPr>
            <m:ctrlPr>
              <w:rPr>
                <w:rFonts w:ascii="Cambria Math" w:hAnsi="Cambria Math"/>
                <w:i/>
                <w:u w:val="none"/>
              </w:rPr>
            </m:ctrlPr>
          </m:sSubPr>
          <m:e>
            <m:r>
              <w:rPr>
                <w:rFonts w:ascii="Cambria Math" w:hAnsi="Cambria Math"/>
                <w:u w:val="none"/>
              </w:rPr>
              <m:t>X</m:t>
            </m:r>
          </m:e>
          <m:sub>
            <m:r>
              <w:rPr>
                <w:rFonts w:ascii="Cambria Math" w:hAnsi="Cambria Math"/>
                <w:u w:val="none"/>
              </w:rPr>
              <m:t>i-county-year</m:t>
            </m:r>
          </m:sub>
        </m:sSub>
      </m:oMath>
      <w:r w:rsidRPr="004920A7">
        <w:rPr>
          <w:u w:val="none"/>
        </w:rPr>
        <w:t xml:space="preserve"> (</w:t>
      </w:r>
      <m:oMath>
        <m:r>
          <w:rPr>
            <w:rFonts w:ascii="Cambria Math" w:hAnsi="Cambria Math"/>
            <w:u w:val="none"/>
          </w:rPr>
          <m:t>i</m:t>
        </m:r>
      </m:oMath>
      <w:r w:rsidRPr="004920A7">
        <w:rPr>
          <w:u w:val="none"/>
        </w:rPr>
        <w:t>=1…7)</w:t>
      </w:r>
      <w:r w:rsidR="00683C3D">
        <w:rPr>
          <w:u w:val="none"/>
        </w:rPr>
        <w:t>,</w:t>
      </w:r>
      <w:r w:rsidR="0071237C" w:rsidRPr="0071237C">
        <w:rPr>
          <w:u w:val="none"/>
        </w:rPr>
        <w:t xml:space="preserve"> </w:t>
      </w:r>
      <w:r w:rsidR="00683C3D">
        <w:rPr>
          <w:u w:val="none"/>
        </w:rPr>
        <w:t>listed under Data Sources,</w:t>
      </w:r>
      <w:r w:rsidR="00683C3D" w:rsidRPr="004920A7">
        <w:rPr>
          <w:u w:val="none"/>
        </w:rPr>
        <w:t xml:space="preserve"> </w:t>
      </w:r>
      <w:r w:rsidR="0071237C" w:rsidRPr="004920A7">
        <w:rPr>
          <w:u w:val="none"/>
        </w:rPr>
        <w:t>to account for other potential determinants of mortality</w:t>
      </w:r>
      <w:r w:rsidR="0071237C">
        <w:rPr>
          <w:u w:val="none"/>
        </w:rPr>
        <w:t xml:space="preserve"> </w:t>
      </w:r>
      <w:r>
        <w:rPr>
          <w:u w:val="none"/>
        </w:rPr>
        <w:t>with associated covariate-specific slopes</w:t>
      </w:r>
      <w:r w:rsidR="00BE4BAD">
        <w:rPr>
          <w:u w:val="none"/>
        </w:rPr>
        <w:t>,</w:t>
      </w:r>
      <w:r w:rsidR="00D618AF">
        <w:rPr>
          <w:u w:val="none"/>
        </w:rPr>
        <w:t xml:space="preserve"> </w:t>
      </w:r>
      <m:oMath>
        <m:sSub>
          <m:sSubPr>
            <m:ctrlPr>
              <w:rPr>
                <w:rFonts w:ascii="Cambria Math" w:hAnsi="Cambria Math"/>
                <w:i/>
                <w:u w:val="none"/>
              </w:rPr>
            </m:ctrlPr>
          </m:sSubPr>
          <m:e>
            <m:r>
              <w:rPr>
                <w:rFonts w:ascii="Cambria Math" w:hAnsi="Cambria Math"/>
                <w:u w:val="none"/>
              </w:rPr>
              <m:t>θ</m:t>
            </m:r>
          </m:e>
          <m:sub>
            <m:r>
              <w:rPr>
                <w:rFonts w:ascii="Cambria Math" w:hAnsi="Cambria Math"/>
                <w:u w:val="none"/>
              </w:rPr>
              <m:t>i</m:t>
            </m:r>
          </m:sub>
        </m:sSub>
      </m:oMath>
      <w:r w:rsidR="004D799D">
        <w:rPr>
          <w:u w:val="none"/>
        </w:rPr>
        <w:t xml:space="preserve">. </w:t>
      </w:r>
      <w:r w:rsidRPr="004920A7">
        <w:rPr>
          <w:u w:val="none"/>
        </w:rPr>
        <w:t>This model is equivalent to the approach used by cohort studies, which typically adjust for baseline characteristics of subjects.</w:t>
      </w:r>
      <w:r w:rsidR="00905C71">
        <w:rPr>
          <w:u w:val="none"/>
        </w:rPr>
        <w:t xml:space="preserve"> </w:t>
      </w:r>
    </w:p>
    <w:p w14:paraId="44BAE936" w14:textId="77777777" w:rsidR="00DD20D9" w:rsidRPr="004920A7" w:rsidRDefault="00DD20D9" w:rsidP="00DD20D9">
      <w:pPr>
        <w:pStyle w:val="SMSubheading"/>
        <w:jc w:val="both"/>
        <w:rPr>
          <w:u w:val="none"/>
        </w:rPr>
      </w:pPr>
    </w:p>
    <w:p w14:paraId="4CFC7F5E" w14:textId="0478A028" w:rsidR="00FA73E8" w:rsidRDefault="00DD20D9" w:rsidP="00A63E81">
      <w:pPr>
        <w:pStyle w:val="SMSubheading"/>
        <w:jc w:val="both"/>
        <w:rPr>
          <w:u w:val="none"/>
        </w:rPr>
      </w:pPr>
      <w:r w:rsidRPr="00683C3D">
        <w:rPr>
          <w:u w:val="none"/>
        </w:rPr>
        <w:t xml:space="preserve">The </w:t>
      </w:r>
      <w:r w:rsidRPr="00683C3D">
        <w:rPr>
          <w:i/>
          <w:u w:val="none"/>
        </w:rPr>
        <w:t>covariate-and-county model</w:t>
      </w:r>
      <w:r w:rsidRPr="00683C3D">
        <w:rPr>
          <w:u w:val="none"/>
        </w:rPr>
        <w:t xml:space="preserve"> </w:t>
      </w:r>
      <w:r w:rsidR="00BE4BAD" w:rsidRPr="00683C3D">
        <w:rPr>
          <w:u w:val="none"/>
        </w:rPr>
        <w:t>also included</w:t>
      </w:r>
      <w:r w:rsidRPr="00683C3D">
        <w:rPr>
          <w:u w:val="none"/>
        </w:rPr>
        <w:t xml:space="preserve"> county-specific random intercepts (</w:t>
      </w:r>
      <m:oMath>
        <m:sSub>
          <m:sSubPr>
            <m:ctrlPr>
              <w:rPr>
                <w:rFonts w:ascii="Cambria Math" w:hAnsi="Cambria Math"/>
                <w:i/>
                <w:u w:val="none"/>
              </w:rPr>
            </m:ctrlPr>
          </m:sSubPr>
          <m:e>
            <m:r>
              <w:rPr>
                <w:rFonts w:ascii="Cambria Math" w:hAnsi="Cambria Math"/>
                <w:u w:val="none"/>
              </w:rPr>
              <m:t>α</m:t>
            </m:r>
          </m:e>
          <m:sub>
            <m:r>
              <w:rPr>
                <w:rFonts w:ascii="Cambria Math" w:hAnsi="Cambria Math"/>
                <w:u w:val="none"/>
              </w:rPr>
              <m:t>county</m:t>
            </m:r>
          </m:sub>
        </m:sSub>
      </m:oMath>
      <w:r w:rsidRPr="00683C3D">
        <w:rPr>
          <w:u w:val="none"/>
        </w:rPr>
        <w:t>)</w:t>
      </w:r>
      <w:r w:rsidR="00BE4BAD" w:rsidRPr="00683C3D">
        <w:rPr>
          <w:u w:val="none"/>
        </w:rPr>
        <w:t>,</w:t>
      </w:r>
      <w:r w:rsidRPr="00683C3D">
        <w:rPr>
          <w:u w:val="none"/>
        </w:rPr>
        <w:t xml:space="preserve"> which </w:t>
      </w:r>
      <w:r w:rsidR="00683C3D" w:rsidRPr="00683C3D">
        <w:rPr>
          <w:u w:val="none"/>
        </w:rPr>
        <w:t>largely removes systematic variations in death rates and PM</w:t>
      </w:r>
      <w:r w:rsidR="00683C3D" w:rsidRPr="00683C3D">
        <w:rPr>
          <w:u w:val="none"/>
          <w:vertAlign w:val="subscript"/>
        </w:rPr>
        <w:t>2.5</w:t>
      </w:r>
      <w:r w:rsidR="00683C3D" w:rsidRPr="00683C3D">
        <w:rPr>
          <w:u w:val="none"/>
        </w:rPr>
        <w:t xml:space="preserve"> concentration across counties,</w:t>
      </w:r>
      <w:r w:rsidR="00683C3D">
        <w:t xml:space="preserve"> </w:t>
      </w:r>
      <w:r w:rsidRPr="004920A7">
        <w:rPr>
          <w:u w:val="none"/>
        </w:rPr>
        <w:t xml:space="preserve">hence implicitly adjusting for unobserved characteristics that systematically lead to higher or lower </w:t>
      </w:r>
      <w:r w:rsidR="00683C3D">
        <w:rPr>
          <w:u w:val="none"/>
        </w:rPr>
        <w:t xml:space="preserve">pollution and </w:t>
      </w:r>
      <w:r w:rsidRPr="004920A7">
        <w:rPr>
          <w:u w:val="none"/>
        </w:rPr>
        <w:t>mortality in each county.</w:t>
      </w:r>
      <w:r w:rsidR="004D799D">
        <w:rPr>
          <w:u w:val="none"/>
        </w:rPr>
        <w:t xml:space="preserve"> In this model</w:t>
      </w:r>
      <w:r w:rsidRPr="004920A7">
        <w:rPr>
          <w:u w:val="none"/>
        </w:rPr>
        <w:t xml:space="preserve">, the mortality effects of air </w:t>
      </w:r>
      <w:r w:rsidRPr="004920A7">
        <w:rPr>
          <w:u w:val="none"/>
        </w:rPr>
        <w:lastRenderedPageBreak/>
        <w:t xml:space="preserve">pollution are largely inferred </w:t>
      </w:r>
      <w:r w:rsidR="000C317D">
        <w:rPr>
          <w:u w:val="none"/>
        </w:rPr>
        <w:t>through</w:t>
      </w:r>
      <w:r w:rsidRPr="004920A7">
        <w:rPr>
          <w:u w:val="none"/>
        </w:rPr>
        <w:t xml:space="preserve"> </w:t>
      </w:r>
      <w:r w:rsidR="009527D1">
        <w:rPr>
          <w:u w:val="none"/>
        </w:rPr>
        <w:t xml:space="preserve">cross-county </w:t>
      </w:r>
      <w:r w:rsidRPr="004920A7">
        <w:rPr>
          <w:u w:val="none"/>
        </w:rPr>
        <w:t>differential</w:t>
      </w:r>
      <w:r w:rsidR="009527D1">
        <w:rPr>
          <w:u w:val="none"/>
        </w:rPr>
        <w:t>s in</w:t>
      </w:r>
      <w:r w:rsidRPr="004920A7">
        <w:rPr>
          <w:u w:val="none"/>
        </w:rPr>
        <w:t xml:space="preserve"> changes in </w:t>
      </w:r>
      <w:r w:rsidR="000C317D">
        <w:rPr>
          <w:u w:val="none"/>
        </w:rPr>
        <w:t>death rates</w:t>
      </w:r>
      <w:r w:rsidRPr="004920A7">
        <w:rPr>
          <w:u w:val="none"/>
        </w:rPr>
        <w:t xml:space="preserve"> and </w:t>
      </w:r>
      <w:r w:rsidR="000C317D" w:rsidRPr="004920A7">
        <w:rPr>
          <w:u w:val="none"/>
        </w:rPr>
        <w:t>PM</w:t>
      </w:r>
      <w:r w:rsidR="000C317D" w:rsidRPr="00E140D6">
        <w:rPr>
          <w:u w:val="none"/>
          <w:vertAlign w:val="subscript"/>
        </w:rPr>
        <w:t>2.5</w:t>
      </w:r>
      <w:r w:rsidRPr="004920A7">
        <w:rPr>
          <w:u w:val="none"/>
        </w:rPr>
        <w:t xml:space="preserve"> </w:t>
      </w:r>
      <w:r w:rsidR="00901EEC">
        <w:rPr>
          <w:u w:val="none"/>
        </w:rPr>
        <w:t xml:space="preserve">concentrations </w:t>
      </w:r>
      <w:r w:rsidR="009527D1">
        <w:rPr>
          <w:u w:val="none"/>
        </w:rPr>
        <w:t>over time</w:t>
      </w:r>
      <w:r w:rsidR="006D7976">
        <w:rPr>
          <w:u w:val="none"/>
        </w:rPr>
        <w:t>.</w:t>
      </w:r>
      <w:r w:rsidRPr="004920A7">
        <w:rPr>
          <w:u w:val="none"/>
        </w:rPr>
        <w:t xml:space="preserve"> The </w:t>
      </w:r>
      <w:r w:rsidRPr="00FA73E8">
        <w:rPr>
          <w:i/>
          <w:u w:val="none"/>
        </w:rPr>
        <w:t>restrictive</w:t>
      </w:r>
      <w:r w:rsidRPr="004920A7">
        <w:rPr>
          <w:u w:val="none"/>
        </w:rPr>
        <w:t xml:space="preserve"> model included both county-specific random intercepts and random slopes (</w:t>
      </w:r>
      <m:oMath>
        <m:sSub>
          <m:sSubPr>
            <m:ctrlPr>
              <w:rPr>
                <w:rFonts w:ascii="Cambria Math" w:hAnsi="Cambria Math"/>
                <w:i/>
                <w:u w:val="none"/>
              </w:rPr>
            </m:ctrlPr>
          </m:sSubPr>
          <m:e>
            <m:r>
              <w:rPr>
                <w:rFonts w:ascii="Cambria Math" w:hAnsi="Cambria Math"/>
                <w:u w:val="none"/>
              </w:rPr>
              <m:t>β</m:t>
            </m:r>
          </m:e>
          <m:sub>
            <m:r>
              <w:rPr>
                <w:rFonts w:ascii="Cambria Math" w:hAnsi="Cambria Math"/>
                <w:u w:val="none"/>
              </w:rPr>
              <m:t>county</m:t>
            </m:r>
          </m:sub>
        </m:sSub>
      </m:oMath>
      <w:r w:rsidRPr="004920A7">
        <w:rPr>
          <w:u w:val="none"/>
        </w:rPr>
        <w:t>), hence also implicitly adjusting for</w:t>
      </w:r>
      <w:r w:rsidR="00A63E81">
        <w:rPr>
          <w:u w:val="none"/>
        </w:rPr>
        <w:t xml:space="preserve"> linear</w:t>
      </w:r>
      <w:r w:rsidRPr="004920A7">
        <w:rPr>
          <w:u w:val="none"/>
        </w:rPr>
        <w:t xml:space="preserve"> differential change in </w:t>
      </w:r>
      <w:r w:rsidR="000C317D">
        <w:rPr>
          <w:u w:val="none"/>
        </w:rPr>
        <w:t xml:space="preserve">death </w:t>
      </w:r>
      <w:r w:rsidR="000C317D" w:rsidRPr="00A63E81">
        <w:rPr>
          <w:u w:val="none"/>
        </w:rPr>
        <w:t>rates</w:t>
      </w:r>
      <w:r w:rsidR="00373255">
        <w:rPr>
          <w:u w:val="none"/>
        </w:rPr>
        <w:t xml:space="preserve"> and </w:t>
      </w:r>
      <w:r w:rsidR="00373255" w:rsidRPr="00A63E81">
        <w:rPr>
          <w:u w:val="none"/>
        </w:rPr>
        <w:t>PM</w:t>
      </w:r>
      <w:r w:rsidR="00373255" w:rsidRPr="00A63E81">
        <w:rPr>
          <w:u w:val="none"/>
          <w:vertAlign w:val="subscript"/>
        </w:rPr>
        <w:t>2.5</w:t>
      </w:r>
      <w:r w:rsidR="00373255" w:rsidRPr="00A63E81">
        <w:rPr>
          <w:u w:val="none"/>
        </w:rPr>
        <w:t xml:space="preserve"> concentration</w:t>
      </w:r>
      <w:r w:rsidR="00373255">
        <w:rPr>
          <w:u w:val="none"/>
        </w:rPr>
        <w:t xml:space="preserve">s </w:t>
      </w:r>
      <w:r w:rsidRPr="00A63E81">
        <w:rPr>
          <w:u w:val="none"/>
        </w:rPr>
        <w:t>across countries</w:t>
      </w:r>
      <w:r w:rsidR="000C317D" w:rsidRPr="00A63E81">
        <w:rPr>
          <w:u w:val="none"/>
        </w:rPr>
        <w:t xml:space="preserve"> and</w:t>
      </w:r>
      <w:r w:rsidR="00A63E81" w:rsidRPr="00A63E81">
        <w:rPr>
          <w:u w:val="none"/>
        </w:rPr>
        <w:t xml:space="preserve">  relates year-to-year changes in PM</w:t>
      </w:r>
      <w:r w:rsidR="00A63E81" w:rsidRPr="00A63E81">
        <w:rPr>
          <w:u w:val="none"/>
          <w:vertAlign w:val="subscript"/>
        </w:rPr>
        <w:t>2.5</w:t>
      </w:r>
      <w:r w:rsidR="00A63E81" w:rsidRPr="00A63E81">
        <w:rPr>
          <w:u w:val="none"/>
        </w:rPr>
        <w:t xml:space="preserve"> concentration to year-to-yea</w:t>
      </w:r>
      <w:r w:rsidR="003E239C">
        <w:rPr>
          <w:u w:val="none"/>
        </w:rPr>
        <w:t>r</w:t>
      </w:r>
      <w:r w:rsidR="00A63E81" w:rsidRPr="00A63E81">
        <w:rPr>
          <w:u w:val="none"/>
        </w:rPr>
        <w:t xml:space="preserve"> changes in death rates, having largely removed linear trends in death rates. B</w:t>
      </w:r>
      <w:r w:rsidRPr="00A63E81">
        <w:rPr>
          <w:u w:val="none"/>
        </w:rPr>
        <w:t>y design</w:t>
      </w:r>
      <w:r w:rsidR="000C317D" w:rsidRPr="00A63E81">
        <w:rPr>
          <w:u w:val="none"/>
        </w:rPr>
        <w:t>,</w:t>
      </w:r>
      <w:r w:rsidRPr="00A63E81">
        <w:rPr>
          <w:u w:val="none"/>
        </w:rPr>
        <w:t xml:space="preserve"> </w:t>
      </w:r>
      <w:r w:rsidR="00A63E81" w:rsidRPr="00A63E81">
        <w:rPr>
          <w:u w:val="none"/>
        </w:rPr>
        <w:t>this model leaves</w:t>
      </w:r>
      <w:r w:rsidRPr="00A63E81">
        <w:rPr>
          <w:u w:val="none"/>
        </w:rPr>
        <w:t xml:space="preserve"> little </w:t>
      </w:r>
      <w:r w:rsidR="004103A9" w:rsidRPr="00A63E81">
        <w:rPr>
          <w:u w:val="none"/>
        </w:rPr>
        <w:t xml:space="preserve">spatial or temporal </w:t>
      </w:r>
      <w:r w:rsidRPr="00A63E81">
        <w:rPr>
          <w:u w:val="none"/>
        </w:rPr>
        <w:t>variation</w:t>
      </w:r>
      <w:r w:rsidR="000C317D" w:rsidRPr="00A63E81">
        <w:rPr>
          <w:u w:val="none"/>
        </w:rPr>
        <w:t xml:space="preserve"> in death rates</w:t>
      </w:r>
      <w:r w:rsidRPr="00A63E81">
        <w:rPr>
          <w:u w:val="none"/>
        </w:rPr>
        <w:t xml:space="preserve"> to be associated with PM</w:t>
      </w:r>
      <w:r w:rsidRPr="00A63E81">
        <w:rPr>
          <w:u w:val="none"/>
          <w:vertAlign w:val="subscript"/>
        </w:rPr>
        <w:t>2.5</w:t>
      </w:r>
      <w:r w:rsidRPr="00A63E81">
        <w:rPr>
          <w:u w:val="none"/>
        </w:rPr>
        <w:t>.</w:t>
      </w:r>
      <w:r w:rsidR="000C317D">
        <w:rPr>
          <w:u w:val="none"/>
        </w:rPr>
        <w:t xml:space="preserve"> </w:t>
      </w:r>
      <w:r w:rsidR="00193B86">
        <w:rPr>
          <w:u w:val="none"/>
        </w:rPr>
        <w:t xml:space="preserve"> </w:t>
      </w:r>
    </w:p>
    <w:p w14:paraId="283D7A4C" w14:textId="53FE229C" w:rsidR="00FA73E8" w:rsidRDefault="00FA73E8" w:rsidP="00FA73E8">
      <w:pPr>
        <w:pStyle w:val="SMSubheading"/>
        <w:jc w:val="both"/>
        <w:rPr>
          <w:u w:val="none"/>
        </w:rPr>
      </w:pPr>
    </w:p>
    <w:p w14:paraId="2E7B3A02" w14:textId="589E89C1" w:rsidR="00DD20D9" w:rsidRPr="004920A7" w:rsidRDefault="000C317D" w:rsidP="000C317D">
      <w:pPr>
        <w:pStyle w:val="SMSubheading"/>
        <w:jc w:val="both"/>
        <w:rPr>
          <w:u w:val="none"/>
        </w:rPr>
      </w:pPr>
      <w:r>
        <w:rPr>
          <w:u w:val="none"/>
        </w:rPr>
        <w:t xml:space="preserve">The county random intercepts and slopes were modelled using a conditional </w:t>
      </w:r>
      <w:r w:rsidR="008B102A">
        <w:rPr>
          <w:u w:val="none"/>
        </w:rPr>
        <w:t xml:space="preserve">autoregressive (CAR) structure, </w:t>
      </w:r>
      <w:r>
        <w:rPr>
          <w:u w:val="none"/>
        </w:rPr>
        <w:t xml:space="preserve">that </w:t>
      </w:r>
      <w:r w:rsidR="00BE4BAD">
        <w:rPr>
          <w:u w:val="none"/>
        </w:rPr>
        <w:t xml:space="preserve">(empirically) </w:t>
      </w:r>
      <w:r>
        <w:rPr>
          <w:u w:val="none"/>
        </w:rPr>
        <w:t xml:space="preserve">allows for death rates to </w:t>
      </w:r>
      <w:r w:rsidR="008B102A">
        <w:rPr>
          <w:u w:val="none"/>
        </w:rPr>
        <w:t xml:space="preserve">be </w:t>
      </w:r>
      <w:r w:rsidR="00BE4BAD">
        <w:rPr>
          <w:u w:val="none"/>
        </w:rPr>
        <w:t>more similar across neighboring counties than those that are further away</w:t>
      </w:r>
      <w:r w:rsidR="00DD20D9" w:rsidRPr="004920A7">
        <w:rPr>
          <w:u w:val="none"/>
        </w:rPr>
        <w:t xml:space="preserve">. </w:t>
      </w:r>
    </w:p>
    <w:p w14:paraId="0DC1D1D9" w14:textId="77777777" w:rsidR="00E95022" w:rsidRDefault="00E95022" w:rsidP="004920A7">
      <w:pPr>
        <w:pStyle w:val="SMSubheading"/>
        <w:jc w:val="both"/>
        <w:rPr>
          <w:u w:val="none"/>
        </w:rPr>
      </w:pPr>
    </w:p>
    <w:p w14:paraId="5FDE32AB" w14:textId="2759AF90" w:rsidR="004920A7" w:rsidRPr="00336CCC" w:rsidRDefault="005F25EC" w:rsidP="004920A7">
      <w:pPr>
        <w:pStyle w:val="SMSubheading"/>
        <w:jc w:val="both"/>
        <w:rPr>
          <w:u w:val="none"/>
        </w:rPr>
      </w:pPr>
      <w:r>
        <w:rPr>
          <w:u w:val="none"/>
        </w:rPr>
        <w:t>We fitted t</w:t>
      </w:r>
      <w:r w:rsidR="004920A7" w:rsidRPr="004920A7">
        <w:rPr>
          <w:u w:val="none"/>
        </w:rPr>
        <w:t>he models using integrated nested Laplace approximation</w:t>
      </w:r>
      <w:r w:rsidR="00704680">
        <w:rPr>
          <w:u w:val="none"/>
        </w:rPr>
        <w:t xml:space="preserve"> (INLA)</w:t>
      </w:r>
      <w:r w:rsidR="004920A7" w:rsidRPr="004920A7">
        <w:rPr>
          <w:u w:val="none"/>
        </w:rPr>
        <w:t>, using the R-INLA software,</w:t>
      </w:r>
      <w:r w:rsidR="0066346A">
        <w:rPr>
          <w:u w:val="none"/>
        </w:rPr>
        <w:t xml:space="preserve"> which </w:t>
      </w:r>
      <w:r w:rsidR="000C317D">
        <w:rPr>
          <w:u w:val="none"/>
        </w:rPr>
        <w:t>offers</w:t>
      </w:r>
      <w:r w:rsidR="0066346A">
        <w:rPr>
          <w:u w:val="none"/>
        </w:rPr>
        <w:t xml:space="preserve"> orders of magnitude </w:t>
      </w:r>
      <w:r w:rsidR="00E140D6">
        <w:rPr>
          <w:u w:val="none"/>
        </w:rPr>
        <w:t xml:space="preserve">of </w:t>
      </w:r>
      <w:r w:rsidR="0066346A">
        <w:rPr>
          <w:u w:val="none"/>
        </w:rPr>
        <w:t xml:space="preserve">computational </w:t>
      </w:r>
      <w:r w:rsidR="000C317D">
        <w:rPr>
          <w:u w:val="none"/>
        </w:rPr>
        <w:t>efficiency</w:t>
      </w:r>
      <w:r w:rsidR="00704680">
        <w:rPr>
          <w:u w:val="none"/>
        </w:rPr>
        <w:t xml:space="preserve"> </w:t>
      </w:r>
      <w:r w:rsidR="00D22ACF">
        <w:rPr>
          <w:u w:val="none"/>
        </w:rPr>
        <w:t xml:space="preserve">improvement </w:t>
      </w:r>
      <w:r w:rsidR="0066346A">
        <w:rPr>
          <w:u w:val="none"/>
        </w:rPr>
        <w:t xml:space="preserve">in Bayesian inference </w:t>
      </w:r>
      <w:r w:rsidR="00704680">
        <w:rPr>
          <w:u w:val="none"/>
        </w:rPr>
        <w:t xml:space="preserve">compared to traditional MCMC </w:t>
      </w:r>
      <w:r w:rsidR="0066346A">
        <w:rPr>
          <w:u w:val="none"/>
        </w:rPr>
        <w:t xml:space="preserve">for latent Gaussian models. </w:t>
      </w:r>
      <w:r w:rsidR="004920A7" w:rsidRPr="00336CCC">
        <w:rPr>
          <w:u w:val="none"/>
        </w:rPr>
        <w:t xml:space="preserve">As in previous work </w:t>
      </w:r>
      <w:r w:rsidR="00014A2A">
        <w:rPr>
          <w:u w:val="none"/>
        </w:rPr>
        <w:fldChar w:fldCharType="begin">
          <w:fldData xml:space="preserve">PEVuZE5vdGU+PENpdGU+PEF1dGhvcj5Lb250aXM8L0F1dGhvcj48WWVhcj4yMDE3PC9ZZWFyPjxS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</w:fldData>
        </w:fldChar>
      </w:r>
      <w:r w:rsidR="009E17C8">
        <w:rPr>
          <w:u w:val="none"/>
        </w:rPr>
        <w:instrText xml:space="preserve"> ADDIN EN.CITE </w:instrText>
      </w:r>
      <w:r w:rsidR="009E17C8">
        <w:rPr>
          <w:u w:val="none"/>
        </w:rPr>
        <w:fldChar w:fldCharType="begin">
          <w:fldData xml:space="preserve">PEVuZE5vdGU+PENpdGU+PEF1dGhvcj5Lb250aXM8L0F1dGhvcj48WWVhcj4yMDE3PC9ZZWFyPjxS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</w:fldData>
        </w:fldChar>
      </w:r>
      <w:r w:rsidR="009E17C8">
        <w:rPr>
          <w:u w:val="none"/>
        </w:rPr>
        <w:instrText xml:space="preserve"> ADDIN EN.CITE.DATA </w:instrText>
      </w:r>
      <w:r w:rsidR="009E17C8">
        <w:rPr>
          <w:u w:val="none"/>
        </w:rPr>
      </w:r>
      <w:r w:rsidR="009E17C8">
        <w:rPr>
          <w:u w:val="none"/>
        </w:rPr>
        <w:fldChar w:fldCharType="end"/>
      </w:r>
      <w:r w:rsidR="00014A2A">
        <w:rPr>
          <w:u w:val="none"/>
        </w:rPr>
      </w:r>
      <w:r w:rsidR="00014A2A">
        <w:rPr>
          <w:u w:val="none"/>
        </w:rPr>
        <w:fldChar w:fldCharType="separate"/>
      </w:r>
      <w:r w:rsidR="009E17C8">
        <w:rPr>
          <w:noProof/>
          <w:u w:val="none"/>
        </w:rPr>
        <w:t>(</w:t>
      </w:r>
      <w:r w:rsidR="009E17C8" w:rsidRPr="009E17C8">
        <w:rPr>
          <w:i/>
          <w:noProof/>
          <w:u w:val="none"/>
        </w:rPr>
        <w:t>20</w:t>
      </w:r>
      <w:r w:rsidR="009E17C8">
        <w:rPr>
          <w:noProof/>
          <w:u w:val="none"/>
        </w:rPr>
        <w:t>)</w:t>
      </w:r>
      <w:r w:rsidR="00014A2A">
        <w:rPr>
          <w:u w:val="none"/>
        </w:rPr>
        <w:fldChar w:fldCharType="end"/>
      </w:r>
      <w:r w:rsidR="004920A7" w:rsidRPr="00336CCC">
        <w:rPr>
          <w:u w:val="none"/>
        </w:rPr>
        <w:t xml:space="preserve">, weakly informative hyper-priors of </w:t>
      </w:r>
      <w:proofErr w:type="spellStart"/>
      <w:proofErr w:type="gramStart"/>
      <w:r w:rsidR="004920A7" w:rsidRPr="00336CCC">
        <w:rPr>
          <w:u w:val="none"/>
        </w:rPr>
        <w:t>logGamma</w:t>
      </w:r>
      <w:proofErr w:type="spellEnd"/>
      <w:r w:rsidR="004920A7" w:rsidRPr="00336CCC">
        <w:rPr>
          <w:u w:val="none"/>
        </w:rPr>
        <w:t>(</w:t>
      </w:r>
      <w:proofErr w:type="gramEnd"/>
      <w:r w:rsidR="004920A7" w:rsidRPr="00336CCC">
        <w:rPr>
          <w:u w:val="none"/>
        </w:rPr>
        <w:t>1,</w:t>
      </w:r>
      <w:r w:rsidR="00D55D89">
        <w:rPr>
          <w:u w:val="none"/>
        </w:rPr>
        <w:t xml:space="preserve"> </w:t>
      </w:r>
      <w:r w:rsidR="004920A7" w:rsidRPr="00336CCC">
        <w:rPr>
          <w:u w:val="none"/>
        </w:rPr>
        <w:t xml:space="preserve">0.001) were specified </w:t>
      </w:r>
      <w:r w:rsidR="00336CCC" w:rsidRPr="00336CCC">
        <w:rPr>
          <w:u w:val="none"/>
        </w:rPr>
        <w:t>on the logarithm of the precisions of the random effects</w:t>
      </w:r>
      <w:r w:rsidR="001D0B8B">
        <w:rPr>
          <w:u w:val="none"/>
        </w:rPr>
        <w:t xml:space="preserve"> so that the parameter estimates were data driven</w:t>
      </w:r>
      <w:r w:rsidR="004920A7" w:rsidRPr="00336CCC">
        <w:rPr>
          <w:u w:val="none"/>
        </w:rPr>
        <w:t>.</w:t>
      </w:r>
    </w:p>
    <w:p w14:paraId="168ED0B7" w14:textId="6A3ED15D" w:rsidR="00977CF2" w:rsidRPr="00336CCC" w:rsidRDefault="00977CF2" w:rsidP="004920A7">
      <w:pPr>
        <w:pStyle w:val="SMSubheading"/>
        <w:jc w:val="both"/>
        <w:rPr>
          <w:u w:val="none"/>
        </w:rPr>
      </w:pPr>
    </w:p>
    <w:p w14:paraId="1F2BBF01" w14:textId="10F00D57" w:rsidR="00E04513" w:rsidRDefault="00977CF2" w:rsidP="00E04513">
      <w:pPr>
        <w:pStyle w:val="SMSubheading"/>
        <w:jc w:val="both"/>
        <w:rPr>
          <w:u w:val="none"/>
        </w:rPr>
      </w:pPr>
      <w:r>
        <w:rPr>
          <w:u w:val="none"/>
        </w:rPr>
        <w:t xml:space="preserve">We </w:t>
      </w:r>
      <w:r w:rsidR="008C2146">
        <w:rPr>
          <w:u w:val="none"/>
        </w:rPr>
        <w:t>used the observed</w:t>
      </w:r>
      <w:r w:rsidR="000131AD">
        <w:rPr>
          <w:u w:val="none"/>
        </w:rPr>
        <w:t xml:space="preserve"> age-specific</w:t>
      </w:r>
      <w:r w:rsidR="008C2146">
        <w:rPr>
          <w:u w:val="none"/>
        </w:rPr>
        <w:t xml:space="preserve"> death rates to </w:t>
      </w:r>
      <w:r>
        <w:rPr>
          <w:u w:val="none"/>
        </w:rPr>
        <w:t>calculate</w:t>
      </w:r>
      <w:r w:rsidR="008C2146">
        <w:rPr>
          <w:u w:val="none"/>
        </w:rPr>
        <w:t xml:space="preserve"> </w:t>
      </w:r>
      <w:r>
        <w:rPr>
          <w:u w:val="none"/>
        </w:rPr>
        <w:t>life expectanc</w:t>
      </w:r>
      <w:r w:rsidR="000131AD">
        <w:rPr>
          <w:u w:val="none"/>
        </w:rPr>
        <w:t>y for each county or merged county unit</w:t>
      </w:r>
      <w:r>
        <w:rPr>
          <w:u w:val="none"/>
        </w:rPr>
        <w:t>, using standard life table techniques</w:t>
      </w:r>
      <w:r w:rsidR="00014A2A">
        <w:rPr>
          <w:u w:val="none"/>
        </w:rPr>
        <w:t xml:space="preserve"> </w:t>
      </w:r>
      <w:r w:rsidR="00014A2A">
        <w:rPr>
          <w:u w:val="none"/>
        </w:rPr>
        <w:fldChar w:fldCharType="begin"/>
      </w:r>
      <w:r w:rsidR="009E17C8">
        <w:rPr>
          <w:u w:val="none"/>
        </w:rPr>
        <w:instrText xml:space="preserve"> ADDIN EN.CITE &lt;EndNote&gt;&lt;Cite&gt;&lt;Author&gt;Preston&lt;/Author&gt;&lt;Year&gt;2000&lt;/Year&gt;&lt;RecNum&gt;378&lt;/RecNum&gt;&lt;DisplayText&gt;(&lt;style face="italic"&gt;21&lt;/style&gt;)&lt;/DisplayText&gt;&lt;record&gt;&lt;rec-number&gt;378&lt;/rec-number&gt;&lt;foreign-keys&gt;&lt;key app="EN" db-id="pdr9d5f29d20wqewxabpwf0cs0xwaavp2p5r" timestamp="1540901488"&gt;378&lt;/key&gt;&lt;/foreign-keys&gt;&lt;ref-type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014A2A">
        <w:rPr>
          <w:u w:val="none"/>
        </w:rPr>
        <w:fldChar w:fldCharType="separate"/>
      </w:r>
      <w:r w:rsidR="009E17C8">
        <w:rPr>
          <w:noProof/>
          <w:u w:val="none"/>
        </w:rPr>
        <w:t>(</w:t>
      </w:r>
      <w:r w:rsidR="009E17C8" w:rsidRPr="009E17C8">
        <w:rPr>
          <w:i/>
          <w:noProof/>
          <w:u w:val="none"/>
        </w:rPr>
        <w:t>21</w:t>
      </w:r>
      <w:r w:rsidR="009E17C8">
        <w:rPr>
          <w:noProof/>
          <w:u w:val="none"/>
        </w:rPr>
        <w:t>)</w:t>
      </w:r>
      <w:r w:rsidR="00014A2A">
        <w:rPr>
          <w:u w:val="none"/>
        </w:rPr>
        <w:fldChar w:fldCharType="end"/>
      </w:r>
      <w:r w:rsidR="00D55D89">
        <w:rPr>
          <w:u w:val="none"/>
        </w:rPr>
        <w:t>.</w:t>
      </w:r>
      <w:r>
        <w:rPr>
          <w:u w:val="none"/>
        </w:rPr>
        <w:t xml:space="preserve"> </w:t>
      </w:r>
      <w:r w:rsidR="00E04513" w:rsidRPr="00E04513">
        <w:rPr>
          <w:u w:val="none"/>
        </w:rPr>
        <w:t xml:space="preserve">We used the </w:t>
      </w:r>
      <w:proofErr w:type="spellStart"/>
      <w:r w:rsidR="00E04513" w:rsidRPr="00E04513">
        <w:rPr>
          <w:u w:val="none"/>
        </w:rPr>
        <w:t>Kannisto</w:t>
      </w:r>
      <w:proofErr w:type="spellEnd"/>
      <w:r w:rsidR="00E04513" w:rsidRPr="00E04513">
        <w:rPr>
          <w:u w:val="none"/>
        </w:rPr>
        <w:t>-Thatcher method to expand the terminal (85 years and older) age group of the life tabl</w:t>
      </w:r>
      <w:r w:rsidR="00E04513" w:rsidRPr="000131AD">
        <w:rPr>
          <w:u w:val="none"/>
        </w:rPr>
        <w:t>e</w:t>
      </w:r>
      <w:r w:rsidR="001F5323">
        <w:rPr>
          <w:u w:val="none"/>
        </w:rPr>
        <w:t xml:space="preserve"> </w:t>
      </w:r>
      <w:r w:rsidR="001F5323">
        <w:rPr>
          <w:u w:val="none"/>
        </w:rPr>
        <w:fldChar w:fldCharType="begin"/>
      </w:r>
      <w:r w:rsidR="009E17C8">
        <w:rPr>
          <w:u w:val="none"/>
        </w:rPr>
        <w:instrText xml:space="preserve"> ADDIN EN.CITE &lt;EndNote&gt;&lt;Cite&gt;&lt;Author&gt;Thatcher&lt;/Author&gt;&lt;Year&gt;1998&lt;/Year&gt;&lt;RecNum&gt;431&lt;/RecNum&gt;&lt;DisplayText&gt;(&lt;style face="italic"&gt;22&lt;/style&gt;)&lt;/DisplayText&gt;&lt;record&gt;&lt;rec-number&gt;431&lt;/rec-number&gt;&lt;foreign-keys&gt;&lt;key app="EN" db-id="pdr9d5f29d20wqewxabpwf0cs0xwaavp2p5r" timestamp="1541442472"&gt;431&lt;/key&gt;&lt;/foreign-keys&gt;&lt;ref-type name="Journal Article"&gt;17&lt;/ref-type&gt;&lt;contributors&gt;&lt;authors&gt;&lt;author&gt;Thatcher, A Roger&lt;/author&gt;&lt;author&gt;Kannisto, Väinö&lt;/author&gt;&lt;author&gt;Vaupel, James W&lt;/author&gt;&lt;/authors&gt;&lt;/contributors&gt;&lt;titles&gt;&lt;title&gt;The force of mortality at ages 80 to 120&lt;/title&gt;&lt;/titles&gt;&lt;dates&gt;&lt;year&gt;1998&lt;/year&gt;&lt;/dates&gt;&lt;urls&gt;&lt;/urls&gt;&lt;/record&gt;&lt;/Cite&gt;&lt;/EndNote&gt;</w:instrText>
      </w:r>
      <w:r w:rsidR="001F5323">
        <w:rPr>
          <w:u w:val="none"/>
        </w:rPr>
        <w:fldChar w:fldCharType="separate"/>
      </w:r>
      <w:r w:rsidR="009E17C8">
        <w:rPr>
          <w:noProof/>
          <w:u w:val="none"/>
        </w:rPr>
        <w:t>(</w:t>
      </w:r>
      <w:r w:rsidR="009E17C8" w:rsidRPr="009E17C8">
        <w:rPr>
          <w:i/>
          <w:noProof/>
          <w:u w:val="none"/>
        </w:rPr>
        <w:t>22</w:t>
      </w:r>
      <w:r w:rsidR="009E17C8">
        <w:rPr>
          <w:noProof/>
          <w:u w:val="none"/>
        </w:rPr>
        <w:t>)</w:t>
      </w:r>
      <w:r w:rsidR="001F5323">
        <w:rPr>
          <w:u w:val="none"/>
        </w:rPr>
        <w:fldChar w:fldCharType="end"/>
      </w:r>
      <w:r w:rsidR="00E04513" w:rsidRPr="000131AD">
        <w:rPr>
          <w:u w:val="none"/>
        </w:rPr>
        <w:t>.</w:t>
      </w:r>
      <w:r w:rsidR="000131AD" w:rsidRPr="000131AD">
        <w:rPr>
          <w:u w:val="none"/>
        </w:rPr>
        <w:t xml:space="preserve"> This method is designed for use in low-mortality populations and is used by the UN Population Division and the World Health Organization</w:t>
      </w:r>
      <w:r w:rsidR="001F5323">
        <w:rPr>
          <w:u w:val="none"/>
        </w:rPr>
        <w:t xml:space="preserve"> </w:t>
      </w:r>
      <w:r w:rsidR="001F5323">
        <w:rPr>
          <w:u w:val="none"/>
        </w:rPr>
        <w:fldChar w:fldCharType="begin"/>
      </w:r>
      <w:r w:rsidR="009E17C8">
        <w:rPr>
          <w:u w:val="none"/>
        </w:rPr>
        <w:instrText xml:space="preserve"> ADDIN EN.CITE &lt;EndNote&gt;&lt;Cite&gt;&lt;Author&gt;WHO&lt;/Author&gt;&lt;Year&gt;2018&lt;/Year&gt;&lt;RecNum&gt;429&lt;/RecNum&gt;&lt;DisplayText&gt;(&lt;style face="italic"&gt;23&lt;/style&gt;)&lt;/DisplayText&gt;&lt;record&gt;&lt;rec-number&gt;429&lt;/rec-number&gt;&lt;foreign-keys&gt;&lt;key app="EN" db-id="pdr9d5f29d20wqewxabpwf0cs0xwaavp2p5r" timestamp="1541441984"&gt;429&lt;/key&gt;&lt;/foreign-keys&gt;&lt;ref-type name="Web Page"&gt;12&lt;/ref-type&gt;&lt;contributors&gt;&lt;authors&gt;&lt;author&gt;WHO,&lt;/author&gt;&lt;/authors&gt;&lt;/contributors&gt;&lt;titles&gt;&lt;title&gt;WHO methods and data sources for life tables 1990-2016&lt;/title&gt;&lt;/titles&gt;&lt;dates&gt;&lt;year&gt;2018&lt;/year&gt;&lt;/dates&gt;&lt;urls&gt;&lt;related-urls&gt;&lt;url&gt;&lt;style face="underline" font="default" size="100%"&gt;http://www.who.int/healthinfo/statistics/LT_method.pdf&lt;/style&gt;&lt;/url&gt;&lt;/related-urls&gt;&lt;/urls&gt;&lt;/record&gt;&lt;/Cite&gt;&lt;/EndNote&gt;</w:instrText>
      </w:r>
      <w:r w:rsidR="001F5323">
        <w:rPr>
          <w:u w:val="none"/>
        </w:rPr>
        <w:fldChar w:fldCharType="separate"/>
      </w:r>
      <w:r w:rsidR="009E17C8">
        <w:rPr>
          <w:noProof/>
          <w:u w:val="none"/>
        </w:rPr>
        <w:t>(</w:t>
      </w:r>
      <w:r w:rsidR="009E17C8" w:rsidRPr="009E17C8">
        <w:rPr>
          <w:i/>
          <w:noProof/>
          <w:u w:val="none"/>
        </w:rPr>
        <w:t>23</w:t>
      </w:r>
      <w:r w:rsidR="009E17C8">
        <w:rPr>
          <w:noProof/>
          <w:u w:val="none"/>
        </w:rPr>
        <w:t>)</w:t>
      </w:r>
      <w:r w:rsidR="001F5323">
        <w:rPr>
          <w:u w:val="none"/>
        </w:rPr>
        <w:fldChar w:fldCharType="end"/>
      </w:r>
      <w:r w:rsidR="000131AD">
        <w:rPr>
          <w:u w:val="none"/>
        </w:rPr>
        <w:t>.</w:t>
      </w:r>
      <w:r w:rsidR="00090DDB">
        <w:rPr>
          <w:u w:val="none"/>
        </w:rPr>
        <w:t xml:space="preserve"> We calculated life expectancy un</w:t>
      </w:r>
      <w:r w:rsidR="006673C4">
        <w:rPr>
          <w:u w:val="none"/>
        </w:rPr>
        <w:t>der the counterfactual scenario</w:t>
      </w:r>
      <w:r w:rsidR="00090DDB">
        <w:rPr>
          <w:u w:val="none"/>
        </w:rPr>
        <w:t xml:space="preserve"> </w:t>
      </w:r>
      <w:r w:rsidR="006673C4">
        <w:rPr>
          <w:u w:val="none"/>
        </w:rPr>
        <w:t>of</w:t>
      </w:r>
      <w:r w:rsidR="00090DDB">
        <w:rPr>
          <w:u w:val="none"/>
        </w:rPr>
        <w:t xml:space="preserve"> alternative </w:t>
      </w:r>
      <w:r w:rsidR="00090DDB" w:rsidRPr="004920A7">
        <w:rPr>
          <w:u w:val="none"/>
        </w:rPr>
        <w:t>PM</w:t>
      </w:r>
      <w:r w:rsidR="00090DDB" w:rsidRPr="00E140D6">
        <w:rPr>
          <w:u w:val="none"/>
          <w:vertAlign w:val="subscript"/>
        </w:rPr>
        <w:t>2.5</w:t>
      </w:r>
      <w:r w:rsidR="00090DDB" w:rsidRPr="004920A7">
        <w:rPr>
          <w:u w:val="none"/>
        </w:rPr>
        <w:t xml:space="preserve"> </w:t>
      </w:r>
      <w:r w:rsidR="00014A2A">
        <w:rPr>
          <w:u w:val="none"/>
        </w:rPr>
        <w:t xml:space="preserve">concentration </w:t>
      </w:r>
      <w:r w:rsidR="00AC0D8D">
        <w:rPr>
          <w:u w:val="none"/>
        </w:rPr>
        <w:t xml:space="preserve">(e.g., the lowest observed concentration) </w:t>
      </w:r>
      <w:r w:rsidR="00014A2A">
        <w:rPr>
          <w:u w:val="none"/>
        </w:rPr>
        <w:t xml:space="preserve">by amending </w:t>
      </w:r>
      <w:r w:rsidR="00090DDB">
        <w:rPr>
          <w:u w:val="none"/>
        </w:rPr>
        <w:t xml:space="preserve">the number of deaths from cardiorespiratory diseases if </w:t>
      </w:r>
      <w:r w:rsidR="00090DDB" w:rsidRPr="004920A7">
        <w:rPr>
          <w:u w:val="none"/>
        </w:rPr>
        <w:t>PM</w:t>
      </w:r>
      <w:r w:rsidR="00090DDB" w:rsidRPr="00E140D6">
        <w:rPr>
          <w:u w:val="none"/>
          <w:vertAlign w:val="subscript"/>
        </w:rPr>
        <w:t>2.5</w:t>
      </w:r>
      <w:r w:rsidR="00090DDB" w:rsidRPr="004920A7">
        <w:rPr>
          <w:u w:val="none"/>
        </w:rPr>
        <w:t xml:space="preserve"> </w:t>
      </w:r>
      <w:r w:rsidR="00090DDB">
        <w:rPr>
          <w:u w:val="none"/>
        </w:rPr>
        <w:t xml:space="preserve">concentrations were at their alternative level </w:t>
      </w:r>
      <w:r w:rsidR="00014A2A">
        <w:rPr>
          <w:u w:val="none"/>
        </w:rPr>
        <w:fldChar w:fldCharType="begin">
          <w:fldData xml:space="preserve">PEVuZE5vdGU+PENpdGU+PEF1dGhvcj5EYW5hZWk8L0F1dGhvcj48WWVhcj4yMDEwPC9ZZWFyPjxS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</w:fldData>
        </w:fldChar>
      </w:r>
      <w:r w:rsidR="009E17C8">
        <w:rPr>
          <w:u w:val="none"/>
        </w:rPr>
        <w:instrText xml:space="preserve"> ADDIN EN.CITE </w:instrText>
      </w:r>
      <w:r w:rsidR="009E17C8">
        <w:rPr>
          <w:u w:val="none"/>
        </w:rPr>
        <w:fldChar w:fldCharType="begin">
          <w:fldData xml:space="preserve">PEVuZE5vdGU+PENpdGU+PEF1dGhvcj5EYW5hZWk8L0F1dGhvcj48WWVhcj4yMDEwPC9ZZWFyPjxS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</w:fldData>
        </w:fldChar>
      </w:r>
      <w:r w:rsidR="009E17C8">
        <w:rPr>
          <w:u w:val="none"/>
        </w:rPr>
        <w:instrText xml:space="preserve"> ADDIN EN.CITE.DATA </w:instrText>
      </w:r>
      <w:r w:rsidR="009E17C8">
        <w:rPr>
          <w:u w:val="none"/>
        </w:rPr>
      </w:r>
      <w:r w:rsidR="009E17C8">
        <w:rPr>
          <w:u w:val="none"/>
        </w:rPr>
        <w:fldChar w:fldCharType="end"/>
      </w:r>
      <w:r w:rsidR="00014A2A">
        <w:rPr>
          <w:u w:val="none"/>
        </w:rPr>
      </w:r>
      <w:r w:rsidR="00014A2A">
        <w:rPr>
          <w:u w:val="none"/>
        </w:rPr>
        <w:fldChar w:fldCharType="separate"/>
      </w:r>
      <w:r w:rsidR="009E17C8">
        <w:rPr>
          <w:noProof/>
          <w:u w:val="none"/>
        </w:rPr>
        <w:t>(</w:t>
      </w:r>
      <w:r w:rsidR="009E17C8" w:rsidRPr="009E17C8">
        <w:rPr>
          <w:i/>
          <w:noProof/>
          <w:u w:val="none"/>
        </w:rPr>
        <w:t>15</w:t>
      </w:r>
      <w:r w:rsidR="009E17C8">
        <w:rPr>
          <w:noProof/>
          <w:u w:val="none"/>
        </w:rPr>
        <w:t>)</w:t>
      </w:r>
      <w:r w:rsidR="00014A2A">
        <w:rPr>
          <w:u w:val="none"/>
        </w:rPr>
        <w:fldChar w:fldCharType="end"/>
      </w:r>
      <w:r w:rsidR="00090DDB">
        <w:rPr>
          <w:u w:val="none"/>
        </w:rPr>
        <w:t xml:space="preserve">. The difference between the observed and counterfactual life expectancy measures the contribution of </w:t>
      </w:r>
      <w:r w:rsidR="00090DDB" w:rsidRPr="004920A7">
        <w:rPr>
          <w:u w:val="none"/>
        </w:rPr>
        <w:t>PM</w:t>
      </w:r>
      <w:r w:rsidR="00090DDB" w:rsidRPr="00E140D6">
        <w:rPr>
          <w:u w:val="none"/>
          <w:vertAlign w:val="subscript"/>
        </w:rPr>
        <w:t>2.5</w:t>
      </w:r>
      <w:r w:rsidR="00090DDB">
        <w:rPr>
          <w:u w:val="none"/>
        </w:rPr>
        <w:t xml:space="preserve"> pollution to life expectancy loss, see in Fig. 2 and 3 in the main paper. For the contribution of </w:t>
      </w:r>
      <w:r w:rsidR="00090DDB" w:rsidRPr="004920A7">
        <w:rPr>
          <w:u w:val="none"/>
        </w:rPr>
        <w:t>PM</w:t>
      </w:r>
      <w:r w:rsidR="00090DDB" w:rsidRPr="00E140D6">
        <w:rPr>
          <w:u w:val="none"/>
          <w:vertAlign w:val="subscript"/>
        </w:rPr>
        <w:t>2.5</w:t>
      </w:r>
      <w:r w:rsidR="00090DDB">
        <w:rPr>
          <w:u w:val="none"/>
        </w:rPr>
        <w:t xml:space="preserve"> reduction to life expectancy gain from 1999 to 2015, we calculated 1999 life expectancies using observed death rates as well as those expected if </w:t>
      </w:r>
      <w:r w:rsidR="00090DDB" w:rsidRPr="004920A7">
        <w:rPr>
          <w:u w:val="none"/>
        </w:rPr>
        <w:t>PM</w:t>
      </w:r>
      <w:r w:rsidR="00090DDB" w:rsidRPr="00E140D6">
        <w:rPr>
          <w:u w:val="none"/>
          <w:vertAlign w:val="subscript"/>
        </w:rPr>
        <w:t>2.5</w:t>
      </w:r>
      <w:r w:rsidR="00090DDB">
        <w:rPr>
          <w:u w:val="none"/>
        </w:rPr>
        <w:t xml:space="preserve"> concentration in each county had been at its 2015 level.</w:t>
      </w:r>
      <w:r w:rsidR="00EE650E">
        <w:rPr>
          <w:u w:val="none"/>
        </w:rPr>
        <w:t xml:space="preserve"> </w:t>
      </w:r>
    </w:p>
    <w:p w14:paraId="7C0476BF" w14:textId="77777777" w:rsidR="00090DDB" w:rsidRDefault="00090DDB" w:rsidP="00E04513">
      <w:pPr>
        <w:pStyle w:val="SMSubheading"/>
        <w:jc w:val="both"/>
        <w:rPr>
          <w:u w:val="none"/>
        </w:rPr>
      </w:pPr>
    </w:p>
    <w:p w14:paraId="1A278DDD" w14:textId="239B07C1" w:rsidR="004920A7" w:rsidRDefault="004920A7">
      <w:r>
        <w:br w:type="page"/>
      </w:r>
    </w:p>
    <w:p w14:paraId="5065CE71" w14:textId="77777777" w:rsidR="00514EEE" w:rsidRDefault="00514EEE" w:rsidP="00BC3779">
      <w:pPr>
        <w:pStyle w:val="SMSubheading"/>
        <w:jc w:val="both"/>
        <w:rPr>
          <w:u w:val="none"/>
        </w:rPr>
        <w:sectPr w:rsidR="00514EEE" w:rsidSect="00E853D5">
          <w:headerReference w:type="default" r:id="rId20"/>
          <w:footerReference w:type="default" r:id="rId21"/>
          <w:pgSz w:w="12240" w:h="15840"/>
          <w:pgMar w:top="1440" w:right="1440" w:bottom="1440" w:left="1440" w:header="720" w:footer="720" w:gutter="0"/>
          <w:pgNumType w:start="1"/>
          <w:cols w:space="720"/>
          <w:docGrid w:linePitch="360"/>
        </w:sectPr>
      </w:pPr>
    </w:p>
    <w:p w14:paraId="21E82B0D" w14:textId="493D5154" w:rsidR="008E4789" w:rsidRDefault="008E4789" w:rsidP="00BC3779">
      <w:pPr>
        <w:pStyle w:val="SMSubheading"/>
        <w:jc w:val="both"/>
        <w:rPr>
          <w:u w:val="none"/>
        </w:rPr>
      </w:pPr>
    </w:p>
    <w:p w14:paraId="79D7EA4F" w14:textId="120CC16C" w:rsidR="00B320FC" w:rsidRPr="001D389B" w:rsidRDefault="002F0163" w:rsidP="001D389B">
      <w:pPr>
        <w:pStyle w:val="SMHeading"/>
        <w:jc w:val="both"/>
        <w:rPr>
          <w:b w:val="0"/>
        </w:rPr>
      </w:pPr>
      <w:commentRangeStart w:id="3"/>
      <w:r w:rsidRPr="00B32DC8">
        <w:t>Table S</w:t>
      </w:r>
      <w:r w:rsidR="00F039B0">
        <w:t>1</w:t>
      </w:r>
      <w:r w:rsidRPr="00B32DC8">
        <w:t>.</w:t>
      </w:r>
      <w:r>
        <w:rPr>
          <w:b w:val="0"/>
        </w:rPr>
        <w:t xml:space="preserve"> </w:t>
      </w:r>
      <w:r w:rsidR="002938BC" w:rsidRPr="00901EEC">
        <w:rPr>
          <w:b w:val="0"/>
        </w:rPr>
        <w:t xml:space="preserve">Models used for relating county death rates to </w:t>
      </w:r>
      <w:r w:rsidR="00901EEC" w:rsidRPr="00901EEC">
        <w:rPr>
          <w:b w:val="0"/>
        </w:rPr>
        <w:t>PM</w:t>
      </w:r>
      <w:r w:rsidR="00901EEC" w:rsidRPr="00901EEC">
        <w:rPr>
          <w:b w:val="0"/>
          <w:vertAlign w:val="subscript"/>
        </w:rPr>
        <w:t>2.5</w:t>
      </w:r>
      <w:r w:rsidR="00901EEC" w:rsidRPr="00901EEC">
        <w:rPr>
          <w:b w:val="0"/>
        </w:rPr>
        <w:t xml:space="preserve"> concentrations.</w:t>
      </w:r>
    </w:p>
    <w:p w14:paraId="6B44CB3E" w14:textId="77777777" w:rsidR="00B320FC" w:rsidRDefault="00B320FC" w:rsidP="00514EEE">
      <w:pPr>
        <w:pStyle w:val="SMSubheading"/>
        <w:jc w:val="both"/>
        <w:rPr>
          <w:u w:val="none"/>
        </w:rPr>
      </w:pPr>
    </w:p>
    <w:tbl>
      <w:tblPr>
        <w:tblStyle w:val="TableGrid"/>
        <w:tblW w:w="14377" w:type="dxa"/>
        <w:tblLayout w:type="fixed"/>
        <w:tblLook w:val="04A0" w:firstRow="1" w:lastRow="0" w:firstColumn="1" w:lastColumn="0" w:noHBand="0" w:noVBand="1"/>
      </w:tblPr>
      <w:tblGrid>
        <w:gridCol w:w="1242"/>
        <w:gridCol w:w="2302"/>
        <w:gridCol w:w="284"/>
        <w:gridCol w:w="1417"/>
        <w:gridCol w:w="425"/>
        <w:gridCol w:w="236"/>
        <w:gridCol w:w="1324"/>
        <w:gridCol w:w="944"/>
        <w:gridCol w:w="190"/>
        <w:gridCol w:w="94"/>
        <w:gridCol w:w="1465"/>
        <w:gridCol w:w="141"/>
        <w:gridCol w:w="142"/>
        <w:gridCol w:w="94"/>
        <w:gridCol w:w="2033"/>
        <w:gridCol w:w="94"/>
        <w:gridCol w:w="189"/>
        <w:gridCol w:w="94"/>
        <w:gridCol w:w="1573"/>
        <w:gridCol w:w="94"/>
      </w:tblGrid>
      <w:tr w:rsidR="00F3062A" w:rsidRPr="002317A1" w14:paraId="645F06C9" w14:textId="77777777" w:rsidTr="00A05D3D">
        <w:trPr>
          <w:gridAfter w:val="1"/>
          <w:wAfter w:w="94" w:type="dxa"/>
        </w:trPr>
        <w:tc>
          <w:tcPr>
            <w:tcW w:w="1242" w:type="dxa"/>
            <w:tcBorders>
              <w:left w:val="nil"/>
              <w:bottom w:val="single" w:sz="4" w:space="0" w:color="auto"/>
              <w:right w:val="nil"/>
            </w:tcBorders>
          </w:tcPr>
          <w:p w14:paraId="77A763FF" w14:textId="77777777" w:rsidR="00F3062A" w:rsidRPr="002317A1" w:rsidRDefault="00F3062A" w:rsidP="00FF681F">
            <w:pPr>
              <w:pStyle w:val="SMHeading"/>
              <w:jc w:val="both"/>
              <w:rPr>
                <w:b w:val="0"/>
                <w:sz w:val="22"/>
                <w:szCs w:val="22"/>
              </w:rPr>
            </w:pPr>
            <w:r w:rsidRPr="002317A1">
              <w:rPr>
                <w:b w:val="0"/>
                <w:sz w:val="22"/>
                <w:szCs w:val="22"/>
              </w:rPr>
              <w:t>Model</w:t>
            </w:r>
          </w:p>
        </w:tc>
        <w:tc>
          <w:tcPr>
            <w:tcW w:w="2302" w:type="dxa"/>
            <w:tcBorders>
              <w:left w:val="nil"/>
              <w:bottom w:val="single" w:sz="4" w:space="0" w:color="auto"/>
              <w:right w:val="nil"/>
            </w:tcBorders>
          </w:tcPr>
          <w:p w14:paraId="6BB41C88" w14:textId="77777777" w:rsidR="00F3062A" w:rsidRPr="002317A1" w:rsidRDefault="00F3062A" w:rsidP="00FF681F">
            <w:pPr>
              <w:pStyle w:val="SMHeading"/>
              <w:jc w:val="both"/>
              <w:rPr>
                <w:b w:val="0"/>
                <w:sz w:val="22"/>
                <w:szCs w:val="22"/>
              </w:rPr>
            </w:pPr>
          </w:p>
        </w:tc>
        <w:tc>
          <w:tcPr>
            <w:tcW w:w="1701" w:type="dxa"/>
            <w:gridSpan w:val="2"/>
            <w:tcBorders>
              <w:left w:val="nil"/>
              <w:bottom w:val="single" w:sz="4" w:space="0" w:color="auto"/>
              <w:right w:val="nil"/>
            </w:tcBorders>
          </w:tcPr>
          <w:p w14:paraId="77B76F09" w14:textId="77777777" w:rsidR="00F3062A" w:rsidRPr="002317A1" w:rsidRDefault="00F3062A" w:rsidP="00FF681F">
            <w:pPr>
              <w:pStyle w:val="SMHeading"/>
              <w:jc w:val="both"/>
              <w:rPr>
                <w:b w:val="0"/>
                <w:sz w:val="22"/>
                <w:szCs w:val="22"/>
              </w:rPr>
            </w:pPr>
            <w:r w:rsidRPr="002317A1">
              <w:rPr>
                <w:b w:val="0"/>
                <w:sz w:val="22"/>
                <w:szCs w:val="22"/>
              </w:rPr>
              <w:t>Common terms</w:t>
            </w:r>
          </w:p>
        </w:tc>
        <w:tc>
          <w:tcPr>
            <w:tcW w:w="425" w:type="dxa"/>
            <w:tcBorders>
              <w:left w:val="nil"/>
              <w:bottom w:val="single" w:sz="4" w:space="0" w:color="auto"/>
              <w:right w:val="nil"/>
            </w:tcBorders>
          </w:tcPr>
          <w:p w14:paraId="532BA02F" w14:textId="77777777" w:rsidR="00F3062A" w:rsidRPr="002317A1" w:rsidRDefault="00F3062A" w:rsidP="00FF681F">
            <w:pPr>
              <w:pStyle w:val="SMHeading"/>
              <w:jc w:val="both"/>
              <w:rPr>
                <w:b w:val="0"/>
                <w:sz w:val="22"/>
                <w:szCs w:val="22"/>
              </w:rPr>
            </w:pPr>
          </w:p>
        </w:tc>
        <w:tc>
          <w:tcPr>
            <w:tcW w:w="1560" w:type="dxa"/>
            <w:gridSpan w:val="2"/>
            <w:tcBorders>
              <w:left w:val="nil"/>
              <w:bottom w:val="single" w:sz="4" w:space="0" w:color="auto"/>
              <w:right w:val="nil"/>
            </w:tcBorders>
          </w:tcPr>
          <w:p w14:paraId="4BAD04EA" w14:textId="77777777" w:rsidR="00F3062A" w:rsidRPr="002317A1" w:rsidRDefault="00F3062A" w:rsidP="00FF681F">
            <w:pPr>
              <w:pStyle w:val="SMHeading"/>
              <w:jc w:val="both"/>
              <w:rPr>
                <w:b w:val="0"/>
                <w:sz w:val="22"/>
                <w:szCs w:val="22"/>
              </w:rPr>
            </w:pPr>
            <w:r w:rsidRPr="002317A1">
              <w:rPr>
                <w:b w:val="0"/>
                <w:sz w:val="22"/>
                <w:szCs w:val="22"/>
              </w:rPr>
              <w:t>County terms</w:t>
            </w:r>
          </w:p>
        </w:tc>
        <w:tc>
          <w:tcPr>
            <w:tcW w:w="1134" w:type="dxa"/>
            <w:gridSpan w:val="2"/>
            <w:tcBorders>
              <w:left w:val="nil"/>
              <w:bottom w:val="single" w:sz="4" w:space="0" w:color="auto"/>
              <w:right w:val="nil"/>
            </w:tcBorders>
          </w:tcPr>
          <w:p w14:paraId="47A256AE" w14:textId="77777777" w:rsidR="00F3062A" w:rsidRPr="002317A1" w:rsidRDefault="00F3062A" w:rsidP="00FF681F">
            <w:pPr>
              <w:pStyle w:val="SMHeading"/>
              <w:jc w:val="both"/>
              <w:rPr>
                <w:b w:val="0"/>
                <w:sz w:val="22"/>
                <w:szCs w:val="22"/>
              </w:rPr>
            </w:pPr>
          </w:p>
        </w:tc>
        <w:tc>
          <w:tcPr>
            <w:tcW w:w="1559" w:type="dxa"/>
            <w:gridSpan w:val="2"/>
            <w:tcBorders>
              <w:left w:val="nil"/>
              <w:bottom w:val="single" w:sz="4" w:space="0" w:color="auto"/>
              <w:right w:val="nil"/>
            </w:tcBorders>
          </w:tcPr>
          <w:p w14:paraId="39E42A9A" w14:textId="77777777" w:rsidR="00F3062A" w:rsidRPr="002317A1" w:rsidRDefault="00F3062A" w:rsidP="00FF681F">
            <w:pPr>
              <w:pStyle w:val="SMHeading"/>
              <w:jc w:val="both"/>
              <w:rPr>
                <w:b w:val="0"/>
                <w:sz w:val="22"/>
                <w:szCs w:val="22"/>
              </w:rPr>
            </w:pPr>
            <w:r w:rsidRPr="002317A1">
              <w:rPr>
                <w:b w:val="0"/>
                <w:sz w:val="22"/>
                <w:szCs w:val="22"/>
              </w:rPr>
              <w:t>Pollution terms</w:t>
            </w:r>
          </w:p>
        </w:tc>
        <w:tc>
          <w:tcPr>
            <w:tcW w:w="283" w:type="dxa"/>
            <w:gridSpan w:val="2"/>
            <w:tcBorders>
              <w:left w:val="nil"/>
              <w:bottom w:val="single" w:sz="4" w:space="0" w:color="auto"/>
              <w:right w:val="nil"/>
            </w:tcBorders>
          </w:tcPr>
          <w:p w14:paraId="0143242D" w14:textId="77777777" w:rsidR="00F3062A" w:rsidRPr="002317A1" w:rsidRDefault="00F3062A" w:rsidP="00FF681F">
            <w:pPr>
              <w:pStyle w:val="SMHeading"/>
              <w:jc w:val="both"/>
              <w:rPr>
                <w:b w:val="0"/>
                <w:sz w:val="22"/>
                <w:szCs w:val="22"/>
              </w:rPr>
            </w:pPr>
          </w:p>
        </w:tc>
        <w:tc>
          <w:tcPr>
            <w:tcW w:w="2127" w:type="dxa"/>
            <w:gridSpan w:val="2"/>
            <w:tcBorders>
              <w:left w:val="nil"/>
              <w:bottom w:val="single" w:sz="4" w:space="0" w:color="auto"/>
              <w:right w:val="nil"/>
            </w:tcBorders>
          </w:tcPr>
          <w:p w14:paraId="07CF77BE" w14:textId="77777777" w:rsidR="00F3062A" w:rsidRPr="002317A1" w:rsidRDefault="00F3062A" w:rsidP="00FF681F">
            <w:pPr>
              <w:pStyle w:val="SMHeading"/>
              <w:jc w:val="both"/>
              <w:rPr>
                <w:b w:val="0"/>
                <w:sz w:val="22"/>
                <w:szCs w:val="22"/>
              </w:rPr>
            </w:pPr>
            <w:r w:rsidRPr="002317A1">
              <w:rPr>
                <w:b w:val="0"/>
                <w:sz w:val="22"/>
                <w:szCs w:val="22"/>
              </w:rPr>
              <w:t>Covariates</w:t>
            </w:r>
          </w:p>
        </w:tc>
        <w:tc>
          <w:tcPr>
            <w:tcW w:w="283" w:type="dxa"/>
            <w:gridSpan w:val="2"/>
            <w:tcBorders>
              <w:left w:val="nil"/>
              <w:bottom w:val="single" w:sz="4" w:space="0" w:color="auto"/>
              <w:right w:val="nil"/>
            </w:tcBorders>
          </w:tcPr>
          <w:p w14:paraId="3D3159A4" w14:textId="77777777" w:rsidR="00F3062A" w:rsidRPr="002317A1" w:rsidRDefault="00F3062A" w:rsidP="00FF681F">
            <w:pPr>
              <w:pStyle w:val="SMHeading"/>
              <w:jc w:val="both"/>
              <w:rPr>
                <w:b w:val="0"/>
                <w:sz w:val="22"/>
                <w:szCs w:val="22"/>
              </w:rPr>
            </w:pPr>
          </w:p>
        </w:tc>
        <w:tc>
          <w:tcPr>
            <w:tcW w:w="1667" w:type="dxa"/>
            <w:gridSpan w:val="2"/>
            <w:tcBorders>
              <w:left w:val="nil"/>
              <w:bottom w:val="single" w:sz="4" w:space="0" w:color="auto"/>
              <w:right w:val="nil"/>
            </w:tcBorders>
          </w:tcPr>
          <w:p w14:paraId="2948AE9A" w14:textId="77777777" w:rsidR="00F3062A" w:rsidRPr="002317A1" w:rsidRDefault="00F3062A" w:rsidP="00FF681F">
            <w:pPr>
              <w:pStyle w:val="SMHeading"/>
              <w:jc w:val="both"/>
              <w:rPr>
                <w:b w:val="0"/>
                <w:sz w:val="22"/>
                <w:szCs w:val="22"/>
              </w:rPr>
            </w:pPr>
            <w:r w:rsidRPr="002317A1">
              <w:rPr>
                <w:b w:val="0"/>
                <w:sz w:val="22"/>
                <w:szCs w:val="22"/>
              </w:rPr>
              <w:t>Over-dispersion</w:t>
            </w:r>
          </w:p>
        </w:tc>
      </w:tr>
      <w:tr w:rsidR="00F3062A" w:rsidRPr="002317A1" w14:paraId="4B0CE89E" w14:textId="77777777" w:rsidTr="00D618AF">
        <w:tc>
          <w:tcPr>
            <w:tcW w:w="1242" w:type="dxa"/>
            <w:tcBorders>
              <w:left w:val="nil"/>
              <w:bottom w:val="nil"/>
              <w:right w:val="nil"/>
            </w:tcBorders>
          </w:tcPr>
          <w:p w14:paraId="2C9439BE" w14:textId="77777777" w:rsidR="00F3062A" w:rsidRPr="002317A1" w:rsidRDefault="00F3062A" w:rsidP="00FF681F">
            <w:pPr>
              <w:pStyle w:val="SMHeading"/>
              <w:jc w:val="both"/>
              <w:rPr>
                <w:b w:val="0"/>
                <w:sz w:val="22"/>
                <w:szCs w:val="22"/>
              </w:rPr>
            </w:pPr>
            <w:r w:rsidRPr="002317A1">
              <w:rPr>
                <w:b w:val="0"/>
                <w:sz w:val="22"/>
                <w:szCs w:val="22"/>
              </w:rPr>
              <w:t xml:space="preserve">Unadjusted   </w:t>
            </w:r>
          </w:p>
        </w:tc>
        <w:tc>
          <w:tcPr>
            <w:tcW w:w="2586" w:type="dxa"/>
            <w:gridSpan w:val="2"/>
            <w:tcBorders>
              <w:left w:val="nil"/>
              <w:bottom w:val="nil"/>
              <w:right w:val="nil"/>
            </w:tcBorders>
          </w:tcPr>
          <w:p w14:paraId="4D77F701" w14:textId="08B9E015" w:rsidR="00F3062A" w:rsidRPr="001D389B" w:rsidRDefault="00D6090F" w:rsidP="00F3062A">
            <w:pPr>
              <w:pStyle w:val="SMHeading"/>
              <w:jc w:val="both"/>
              <w:rPr>
                <w:b w:val="0"/>
                <w:sz w:val="18"/>
                <w:szCs w:val="18"/>
              </w:rPr>
            </w:pPr>
            <m:oMath>
              <m:func>
                <m:funcPr>
                  <m:ctrlPr>
                    <w:rPr>
                      <w:rFonts w:ascii="Cambria Math" w:hAnsi="Cambria Math"/>
                      <w:b w:val="0"/>
                      <w:sz w:val="18"/>
                      <w:szCs w:val="18"/>
                    </w:rPr>
                  </m:ctrlPr>
                </m:funcPr>
                <m:fName>
                  <m:r>
                    <m:rPr>
                      <m:sty m:val="b"/>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m:rPr>
                              <m:sty m:val="bi"/>
                            </m:rPr>
                            <w:rPr>
                              <w:rFonts w:ascii="Cambria Math" w:hAnsi="Cambria Math"/>
                              <w:sz w:val="18"/>
                              <w:szCs w:val="18"/>
                            </w:rPr>
                            <m:t>death rates</m:t>
                          </m:r>
                        </m:e>
                        <m:sub>
                          <m:r>
                            <m:rPr>
                              <m:sty m:val="bi"/>
                            </m:rPr>
                            <w:rPr>
                              <w:rFonts w:ascii="Cambria Math" w:hAnsi="Cambria Math"/>
                              <w:sz w:val="18"/>
                              <w:szCs w:val="18"/>
                            </w:rPr>
                            <m:t>county-year</m:t>
                          </m:r>
                        </m:sub>
                      </m:sSub>
                    </m:e>
                  </m:d>
                </m:e>
              </m:func>
              <m:r>
                <m:rPr>
                  <m:sty m:val="bi"/>
                </m:rPr>
                <w:rPr>
                  <w:rFonts w:ascii="Cambria Math" w:hAnsi="Cambria Math"/>
                  <w:sz w:val="18"/>
                  <w:szCs w:val="18"/>
                </w:rPr>
                <m:t>=</m:t>
              </m:r>
            </m:oMath>
            <w:r w:rsidR="00F3062A" w:rsidRPr="001D389B">
              <w:rPr>
                <w:b w:val="0"/>
                <w:sz w:val="18"/>
                <w:szCs w:val="18"/>
              </w:rPr>
              <w:t xml:space="preserve"> </w:t>
            </w:r>
          </w:p>
        </w:tc>
        <w:tc>
          <w:tcPr>
            <w:tcW w:w="1842" w:type="dxa"/>
            <w:gridSpan w:val="2"/>
            <w:tcBorders>
              <w:top w:val="single" w:sz="4" w:space="0" w:color="auto"/>
              <w:left w:val="nil"/>
              <w:bottom w:val="nil"/>
              <w:right w:val="nil"/>
            </w:tcBorders>
          </w:tcPr>
          <w:p w14:paraId="0E4BB80F" w14:textId="33BB028C" w:rsidR="00F3062A" w:rsidRPr="001D389B" w:rsidRDefault="00D6090F" w:rsidP="00FF681F">
            <w:pPr>
              <w:pStyle w:val="SMHeading"/>
              <w:jc w:val="both"/>
              <w:rPr>
                <w:b w:val="0"/>
                <w:sz w:val="18"/>
                <w:szCs w:val="18"/>
                <w:vertAlign w:val="subscript"/>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α</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β</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ν</m:t>
                    </m:r>
                  </m:e>
                  <m:sub>
                    <m:r>
                      <m:rPr>
                        <m:sty m:val="bi"/>
                      </m:rPr>
                      <w:rPr>
                        <w:rFonts w:ascii="Cambria Math" w:hAnsi="Cambria Math"/>
                        <w:sz w:val="18"/>
                        <w:szCs w:val="18"/>
                        <w:vertAlign w:val="subscript"/>
                      </w:rPr>
                      <m:t>0</m:t>
                    </m:r>
                  </m:sub>
                </m:sSub>
              </m:oMath>
            </m:oMathPara>
          </w:p>
        </w:tc>
        <w:tc>
          <w:tcPr>
            <w:tcW w:w="236" w:type="dxa"/>
            <w:tcBorders>
              <w:left w:val="nil"/>
              <w:bottom w:val="nil"/>
              <w:right w:val="nil"/>
            </w:tcBorders>
          </w:tcPr>
          <w:p w14:paraId="09E0D0FF" w14:textId="3DF2FFD7" w:rsidR="00F3062A" w:rsidRPr="001D389B" w:rsidRDefault="00F3062A" w:rsidP="00FF681F">
            <w:pPr>
              <w:pStyle w:val="SMHeading"/>
              <w:jc w:val="both"/>
              <w:rPr>
                <w:b w:val="0"/>
                <w:sz w:val="18"/>
                <w:szCs w:val="18"/>
              </w:rPr>
            </w:pPr>
          </w:p>
        </w:tc>
        <w:tc>
          <w:tcPr>
            <w:tcW w:w="2268" w:type="dxa"/>
            <w:gridSpan w:val="2"/>
            <w:tcBorders>
              <w:left w:val="nil"/>
              <w:bottom w:val="nil"/>
              <w:right w:val="nil"/>
            </w:tcBorders>
          </w:tcPr>
          <w:p w14:paraId="10BE8D4C" w14:textId="66FE666B" w:rsidR="00F3062A" w:rsidRPr="001D389B" w:rsidRDefault="00F3062A" w:rsidP="00FF681F">
            <w:pPr>
              <w:pStyle w:val="SMHeading"/>
              <w:jc w:val="both"/>
              <w:rPr>
                <w:b w:val="0"/>
                <w:sz w:val="18"/>
                <w:szCs w:val="18"/>
              </w:rPr>
            </w:pPr>
          </w:p>
        </w:tc>
        <w:tc>
          <w:tcPr>
            <w:tcW w:w="284" w:type="dxa"/>
            <w:gridSpan w:val="2"/>
            <w:tcBorders>
              <w:left w:val="nil"/>
              <w:bottom w:val="nil"/>
              <w:right w:val="nil"/>
            </w:tcBorders>
          </w:tcPr>
          <w:p w14:paraId="793F5B19" w14:textId="4D12021B" w:rsidR="00F3062A" w:rsidRPr="001D389B" w:rsidRDefault="00F3062A" w:rsidP="00FF681F">
            <w:pPr>
              <w:pStyle w:val="SMHeading"/>
              <w:jc w:val="both"/>
              <w:rPr>
                <w:b w:val="0"/>
                <w:sz w:val="18"/>
                <w:szCs w:val="18"/>
              </w:rPr>
            </w:pPr>
            <w:r w:rsidRPr="001D389B">
              <w:rPr>
                <w:b w:val="0"/>
                <w:sz w:val="18"/>
                <w:szCs w:val="18"/>
              </w:rPr>
              <w:t>+</w:t>
            </w:r>
          </w:p>
        </w:tc>
        <w:tc>
          <w:tcPr>
            <w:tcW w:w="1606" w:type="dxa"/>
            <w:gridSpan w:val="2"/>
            <w:tcBorders>
              <w:left w:val="nil"/>
              <w:bottom w:val="nil"/>
              <w:right w:val="nil"/>
            </w:tcBorders>
          </w:tcPr>
          <w:p w14:paraId="0E96BAA8" w14:textId="717E87EC" w:rsidR="00F3062A" w:rsidRPr="001D389B" w:rsidRDefault="00F3062A" w:rsidP="00F3062A">
            <w:pPr>
              <w:pStyle w:val="SMHeading"/>
              <w:jc w:val="both"/>
              <w:rPr>
                <w:b w:val="0"/>
                <w:sz w:val="18"/>
                <w:szCs w:val="18"/>
                <w:vertAlign w:val="subscript"/>
              </w:rPr>
            </w:pPr>
            <m:oMathPara>
              <m:oMath>
                <m:r>
                  <m:rPr>
                    <m:sty m:val="bi"/>
                  </m:rPr>
                  <w:rPr>
                    <w:rFonts w:ascii="Cambria Math" w:hAnsi="Cambria Math"/>
                    <w:sz w:val="18"/>
                    <w:szCs w:val="18"/>
                    <w:vertAlign w:val="subscript"/>
                  </w:rPr>
                  <m:t>γ∙</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PM</m:t>
                    </m:r>
                  </m:e>
                  <m:sub>
                    <m:r>
                      <m:rPr>
                        <m:sty m:val="bi"/>
                      </m:rPr>
                      <w:rPr>
                        <w:rFonts w:ascii="Cambria Math" w:hAnsi="Cambria Math"/>
                        <w:sz w:val="18"/>
                        <w:szCs w:val="18"/>
                        <w:vertAlign w:val="subscript"/>
                      </w:rPr>
                      <m:t>county-year</m:t>
                    </m:r>
                  </m:sub>
                </m:sSub>
              </m:oMath>
            </m:oMathPara>
          </w:p>
        </w:tc>
        <w:tc>
          <w:tcPr>
            <w:tcW w:w="236" w:type="dxa"/>
            <w:gridSpan w:val="2"/>
            <w:tcBorders>
              <w:left w:val="nil"/>
              <w:bottom w:val="nil"/>
              <w:right w:val="nil"/>
            </w:tcBorders>
          </w:tcPr>
          <w:p w14:paraId="47837A26" w14:textId="46E7995B" w:rsidR="00F3062A" w:rsidRPr="001D389B" w:rsidRDefault="00F3062A" w:rsidP="00FF681F">
            <w:pPr>
              <w:pStyle w:val="SMHeading"/>
              <w:jc w:val="both"/>
              <w:rPr>
                <w:b w:val="0"/>
                <w:sz w:val="18"/>
                <w:szCs w:val="18"/>
              </w:rPr>
            </w:pPr>
          </w:p>
        </w:tc>
        <w:tc>
          <w:tcPr>
            <w:tcW w:w="2127" w:type="dxa"/>
            <w:gridSpan w:val="2"/>
            <w:tcBorders>
              <w:left w:val="nil"/>
              <w:bottom w:val="nil"/>
              <w:right w:val="nil"/>
            </w:tcBorders>
          </w:tcPr>
          <w:p w14:paraId="19F1E9B6" w14:textId="0CB908AE" w:rsidR="00F3062A" w:rsidRPr="001D389B" w:rsidRDefault="00F3062A" w:rsidP="00FF681F">
            <w:pPr>
              <w:pStyle w:val="SMHeading"/>
              <w:jc w:val="both"/>
              <w:rPr>
                <w:b w:val="0"/>
                <w:sz w:val="18"/>
                <w:szCs w:val="18"/>
              </w:rPr>
            </w:pPr>
          </w:p>
        </w:tc>
        <w:tc>
          <w:tcPr>
            <w:tcW w:w="283" w:type="dxa"/>
            <w:gridSpan w:val="2"/>
            <w:tcBorders>
              <w:left w:val="nil"/>
              <w:bottom w:val="nil"/>
              <w:right w:val="nil"/>
            </w:tcBorders>
          </w:tcPr>
          <w:p w14:paraId="709F9FCA" w14:textId="77777777" w:rsidR="00F3062A" w:rsidRPr="001D389B" w:rsidRDefault="00F3062A" w:rsidP="00FF681F">
            <w:pPr>
              <w:pStyle w:val="SMHeading"/>
              <w:jc w:val="both"/>
              <w:rPr>
                <w:b w:val="0"/>
                <w:sz w:val="18"/>
                <w:szCs w:val="18"/>
              </w:rPr>
            </w:pPr>
            <w:r w:rsidRPr="001D389B">
              <w:rPr>
                <w:b w:val="0"/>
                <w:sz w:val="18"/>
                <w:szCs w:val="18"/>
              </w:rPr>
              <w:t>+</w:t>
            </w:r>
          </w:p>
        </w:tc>
        <w:tc>
          <w:tcPr>
            <w:tcW w:w="1667" w:type="dxa"/>
            <w:gridSpan w:val="2"/>
            <w:tcBorders>
              <w:left w:val="nil"/>
              <w:bottom w:val="nil"/>
              <w:right w:val="nil"/>
            </w:tcBorders>
          </w:tcPr>
          <w:p w14:paraId="36C1FCD3" w14:textId="1D058052" w:rsidR="00F3062A" w:rsidRPr="001D389B" w:rsidRDefault="00D6090F" w:rsidP="00FF681F">
            <w:pPr>
              <w:pStyle w:val="SMHeading"/>
              <w:jc w:val="both"/>
              <w:rPr>
                <w:b w:val="0"/>
                <w:sz w:val="18"/>
                <w:szCs w:val="18"/>
                <w:vertAlign w:val="subscript"/>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ε</m:t>
                    </m:r>
                  </m:e>
                  <m:sub>
                    <m:r>
                      <m:rPr>
                        <m:sty m:val="bi"/>
                      </m:rPr>
                      <w:rPr>
                        <w:rFonts w:ascii="Cambria Math" w:hAnsi="Cambria Math"/>
                        <w:sz w:val="18"/>
                        <w:szCs w:val="18"/>
                        <w:vertAlign w:val="subscript"/>
                      </w:rPr>
                      <m:t>county-year</m:t>
                    </m:r>
                  </m:sub>
                </m:sSub>
              </m:oMath>
            </m:oMathPara>
          </w:p>
        </w:tc>
      </w:tr>
      <w:tr w:rsidR="00F3062A" w:rsidRPr="002317A1" w14:paraId="0F568063" w14:textId="77777777" w:rsidTr="00D618AF">
        <w:tc>
          <w:tcPr>
            <w:tcW w:w="1242" w:type="dxa"/>
            <w:tcBorders>
              <w:top w:val="nil"/>
              <w:left w:val="nil"/>
              <w:bottom w:val="nil"/>
              <w:right w:val="nil"/>
            </w:tcBorders>
          </w:tcPr>
          <w:p w14:paraId="4944D78E" w14:textId="77777777" w:rsidR="00F3062A" w:rsidRPr="002317A1" w:rsidRDefault="00F3062A" w:rsidP="00F3062A">
            <w:pPr>
              <w:pStyle w:val="SMHeading"/>
              <w:jc w:val="both"/>
              <w:rPr>
                <w:b w:val="0"/>
                <w:sz w:val="22"/>
                <w:szCs w:val="22"/>
              </w:rPr>
            </w:pPr>
            <w:r w:rsidRPr="002317A1">
              <w:rPr>
                <w:b w:val="0"/>
                <w:sz w:val="22"/>
                <w:szCs w:val="22"/>
              </w:rPr>
              <w:t>Covariate</w:t>
            </w:r>
          </w:p>
        </w:tc>
        <w:tc>
          <w:tcPr>
            <w:tcW w:w="2586" w:type="dxa"/>
            <w:gridSpan w:val="2"/>
            <w:tcBorders>
              <w:top w:val="nil"/>
              <w:left w:val="nil"/>
              <w:bottom w:val="nil"/>
              <w:right w:val="nil"/>
            </w:tcBorders>
          </w:tcPr>
          <w:p w14:paraId="710E3A79" w14:textId="530EA89E" w:rsidR="00F3062A" w:rsidRPr="001D389B" w:rsidRDefault="00D6090F" w:rsidP="00F3062A">
            <w:pPr>
              <w:pStyle w:val="SMHeading"/>
              <w:jc w:val="both"/>
              <w:rPr>
                <w:b w:val="0"/>
                <w:sz w:val="18"/>
                <w:szCs w:val="18"/>
              </w:rPr>
            </w:pPr>
            <m:oMath>
              <m:func>
                <m:funcPr>
                  <m:ctrlPr>
                    <w:rPr>
                      <w:rFonts w:ascii="Cambria Math" w:hAnsi="Cambria Math"/>
                      <w:b w:val="0"/>
                      <w:sz w:val="18"/>
                      <w:szCs w:val="18"/>
                    </w:rPr>
                  </m:ctrlPr>
                </m:funcPr>
                <m:fName>
                  <m:r>
                    <m:rPr>
                      <m:sty m:val="b"/>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m:rPr>
                              <m:sty m:val="bi"/>
                            </m:rPr>
                            <w:rPr>
                              <w:rFonts w:ascii="Cambria Math" w:hAnsi="Cambria Math"/>
                              <w:sz w:val="18"/>
                              <w:szCs w:val="18"/>
                            </w:rPr>
                            <m:t>death rates</m:t>
                          </m:r>
                        </m:e>
                        <m:sub>
                          <m:r>
                            <m:rPr>
                              <m:sty m:val="bi"/>
                            </m:rPr>
                            <w:rPr>
                              <w:rFonts w:ascii="Cambria Math" w:hAnsi="Cambria Math"/>
                              <w:sz w:val="18"/>
                              <w:szCs w:val="18"/>
                            </w:rPr>
                            <m:t>county-year</m:t>
                          </m:r>
                        </m:sub>
                      </m:sSub>
                    </m:e>
                  </m:d>
                </m:e>
              </m:func>
              <m:r>
                <m:rPr>
                  <m:sty m:val="bi"/>
                </m:rPr>
                <w:rPr>
                  <w:rFonts w:ascii="Cambria Math" w:hAnsi="Cambria Math"/>
                  <w:sz w:val="18"/>
                  <w:szCs w:val="18"/>
                </w:rPr>
                <m:t>=</m:t>
              </m:r>
            </m:oMath>
            <w:r w:rsidR="00F3062A" w:rsidRPr="001D389B">
              <w:rPr>
                <w:b w:val="0"/>
                <w:sz w:val="18"/>
                <w:szCs w:val="18"/>
              </w:rPr>
              <w:t xml:space="preserve"> </w:t>
            </w:r>
          </w:p>
        </w:tc>
        <w:tc>
          <w:tcPr>
            <w:tcW w:w="1842" w:type="dxa"/>
            <w:gridSpan w:val="2"/>
            <w:tcBorders>
              <w:top w:val="nil"/>
              <w:left w:val="nil"/>
              <w:bottom w:val="nil"/>
              <w:right w:val="nil"/>
            </w:tcBorders>
          </w:tcPr>
          <w:p w14:paraId="49E636A2" w14:textId="7467A9C2" w:rsidR="00F3062A" w:rsidRPr="001D389B" w:rsidRDefault="00D6090F" w:rsidP="00F3062A">
            <w:pPr>
              <w:pStyle w:val="SMHeading"/>
              <w:jc w:val="both"/>
              <w:rPr>
                <w:b w:val="0"/>
                <w:sz w:val="18"/>
                <w:szCs w:val="18"/>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α</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β</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ν</m:t>
                    </m:r>
                  </m:e>
                  <m:sub>
                    <m:r>
                      <m:rPr>
                        <m:sty m:val="bi"/>
                      </m:rPr>
                      <w:rPr>
                        <w:rFonts w:ascii="Cambria Math" w:hAnsi="Cambria Math"/>
                        <w:sz w:val="18"/>
                        <w:szCs w:val="18"/>
                        <w:vertAlign w:val="subscript"/>
                      </w:rPr>
                      <m:t>0</m:t>
                    </m:r>
                  </m:sub>
                </m:sSub>
              </m:oMath>
            </m:oMathPara>
          </w:p>
        </w:tc>
        <w:tc>
          <w:tcPr>
            <w:tcW w:w="236" w:type="dxa"/>
            <w:tcBorders>
              <w:top w:val="nil"/>
              <w:left w:val="nil"/>
              <w:bottom w:val="nil"/>
              <w:right w:val="nil"/>
            </w:tcBorders>
          </w:tcPr>
          <w:p w14:paraId="1FCAB64D" w14:textId="609B13E1" w:rsidR="00F3062A" w:rsidRPr="001D389B" w:rsidRDefault="00F3062A" w:rsidP="00F3062A">
            <w:pPr>
              <w:pStyle w:val="SMHeading"/>
              <w:jc w:val="both"/>
              <w:rPr>
                <w:b w:val="0"/>
                <w:sz w:val="18"/>
                <w:szCs w:val="18"/>
              </w:rPr>
            </w:pPr>
          </w:p>
        </w:tc>
        <w:tc>
          <w:tcPr>
            <w:tcW w:w="2268" w:type="dxa"/>
            <w:gridSpan w:val="2"/>
            <w:tcBorders>
              <w:top w:val="nil"/>
              <w:left w:val="nil"/>
              <w:bottom w:val="nil"/>
              <w:right w:val="nil"/>
            </w:tcBorders>
          </w:tcPr>
          <w:p w14:paraId="3EC06C75" w14:textId="70F776F2" w:rsidR="00F3062A" w:rsidRPr="001D389B" w:rsidRDefault="00F3062A" w:rsidP="00F3062A">
            <w:pPr>
              <w:pStyle w:val="SMHeading"/>
              <w:jc w:val="both"/>
              <w:rPr>
                <w:b w:val="0"/>
                <w:sz w:val="18"/>
                <w:szCs w:val="18"/>
              </w:rPr>
            </w:pPr>
          </w:p>
        </w:tc>
        <w:tc>
          <w:tcPr>
            <w:tcW w:w="284" w:type="dxa"/>
            <w:gridSpan w:val="2"/>
            <w:tcBorders>
              <w:top w:val="nil"/>
              <w:left w:val="nil"/>
              <w:bottom w:val="nil"/>
              <w:right w:val="nil"/>
            </w:tcBorders>
          </w:tcPr>
          <w:p w14:paraId="770D9F17" w14:textId="7EE89791" w:rsidR="00F3062A" w:rsidRPr="001D389B" w:rsidRDefault="00F3062A" w:rsidP="00F3062A">
            <w:pPr>
              <w:pStyle w:val="SMHeading"/>
              <w:jc w:val="both"/>
              <w:rPr>
                <w:b w:val="0"/>
                <w:sz w:val="18"/>
                <w:szCs w:val="18"/>
              </w:rPr>
            </w:pPr>
            <w:r w:rsidRPr="001D389B">
              <w:rPr>
                <w:b w:val="0"/>
                <w:sz w:val="18"/>
                <w:szCs w:val="18"/>
              </w:rPr>
              <w:t>+</w:t>
            </w:r>
          </w:p>
        </w:tc>
        <w:tc>
          <w:tcPr>
            <w:tcW w:w="1606" w:type="dxa"/>
            <w:gridSpan w:val="2"/>
            <w:tcBorders>
              <w:top w:val="nil"/>
              <w:left w:val="nil"/>
              <w:bottom w:val="nil"/>
              <w:right w:val="nil"/>
            </w:tcBorders>
          </w:tcPr>
          <w:p w14:paraId="609D2658" w14:textId="3C0B9B20" w:rsidR="00F3062A" w:rsidRPr="001D389B" w:rsidRDefault="00F3062A" w:rsidP="00F3062A">
            <w:pPr>
              <w:pStyle w:val="SMHeading"/>
              <w:jc w:val="both"/>
              <w:rPr>
                <w:b w:val="0"/>
                <w:sz w:val="18"/>
                <w:szCs w:val="18"/>
              </w:rPr>
            </w:pPr>
            <m:oMathPara>
              <m:oMath>
                <m:r>
                  <m:rPr>
                    <m:sty m:val="bi"/>
                  </m:rPr>
                  <w:rPr>
                    <w:rFonts w:ascii="Cambria Math" w:hAnsi="Cambria Math"/>
                    <w:sz w:val="18"/>
                    <w:szCs w:val="18"/>
                    <w:vertAlign w:val="subscript"/>
                  </w:rPr>
                  <m:t>γ∙</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PM</m:t>
                    </m:r>
                  </m:e>
                  <m:sub>
                    <m:r>
                      <m:rPr>
                        <m:sty m:val="bi"/>
                      </m:rPr>
                      <w:rPr>
                        <w:rFonts w:ascii="Cambria Math" w:hAnsi="Cambria Math"/>
                        <w:sz w:val="18"/>
                        <w:szCs w:val="18"/>
                        <w:vertAlign w:val="subscript"/>
                      </w:rPr>
                      <m:t>county-year</m:t>
                    </m:r>
                  </m:sub>
                </m:sSub>
              </m:oMath>
            </m:oMathPara>
          </w:p>
        </w:tc>
        <w:tc>
          <w:tcPr>
            <w:tcW w:w="236" w:type="dxa"/>
            <w:gridSpan w:val="2"/>
            <w:tcBorders>
              <w:top w:val="nil"/>
              <w:left w:val="nil"/>
              <w:bottom w:val="nil"/>
              <w:right w:val="nil"/>
            </w:tcBorders>
          </w:tcPr>
          <w:p w14:paraId="07D4FAE1" w14:textId="4C804C2F" w:rsidR="00F3062A" w:rsidRPr="001D389B" w:rsidRDefault="001D389B" w:rsidP="00F3062A">
            <w:pPr>
              <w:pStyle w:val="SMHeading"/>
              <w:jc w:val="both"/>
              <w:rPr>
                <w:b w:val="0"/>
                <w:sz w:val="18"/>
                <w:szCs w:val="18"/>
              </w:rPr>
            </w:pPr>
            <w:r w:rsidRPr="001D389B">
              <w:rPr>
                <w:b w:val="0"/>
                <w:sz w:val="18"/>
                <w:szCs w:val="18"/>
              </w:rPr>
              <w:t>+</w:t>
            </w:r>
          </w:p>
        </w:tc>
        <w:tc>
          <w:tcPr>
            <w:tcW w:w="2127" w:type="dxa"/>
            <w:gridSpan w:val="2"/>
            <w:tcBorders>
              <w:top w:val="nil"/>
              <w:left w:val="nil"/>
              <w:bottom w:val="nil"/>
              <w:right w:val="nil"/>
            </w:tcBorders>
          </w:tcPr>
          <w:p w14:paraId="10A9355A" w14:textId="244AE16F" w:rsidR="00F3062A" w:rsidRPr="001D389B" w:rsidRDefault="00D6090F" w:rsidP="00F3062A">
            <w:pPr>
              <w:pStyle w:val="SMHeading"/>
              <w:jc w:val="both"/>
              <w:rPr>
                <w:rFonts w:asciiTheme="minorHAnsi" w:hAnsiTheme="minorHAnsi"/>
                <w:b w:val="0"/>
                <w:sz w:val="18"/>
                <w:szCs w:val="18"/>
              </w:rPr>
            </w:pPr>
            <m:oMath>
              <m:nary>
                <m:naryPr>
                  <m:chr m:val="∑"/>
                  <m:limLoc m:val="subSup"/>
                  <m:ctrlPr>
                    <w:rPr>
                      <w:rFonts w:ascii="Cambria Math" w:hAnsi="Cambria Math"/>
                      <w:b w:val="0"/>
                      <w:i/>
                      <w:sz w:val="18"/>
                      <w:szCs w:val="18"/>
                    </w:rPr>
                  </m:ctrlPr>
                </m:naryPr>
                <m:sub>
                  <m:r>
                    <m:rPr>
                      <m:sty m:val="bi"/>
                    </m:rPr>
                    <w:rPr>
                      <w:rFonts w:ascii="Cambria Math" w:hAnsi="Cambria Math"/>
                      <w:sz w:val="18"/>
                      <w:szCs w:val="18"/>
                    </w:rPr>
                    <m:t>i=1</m:t>
                  </m:r>
                </m:sub>
                <m:sup>
                  <m:r>
                    <m:rPr>
                      <m:sty m:val="bi"/>
                    </m:rPr>
                    <w:rPr>
                      <w:rFonts w:ascii="Cambria Math" w:hAnsi="Cambria Math"/>
                      <w:sz w:val="18"/>
                      <w:szCs w:val="18"/>
                    </w:rPr>
                    <m:t>i=7</m:t>
                  </m:r>
                </m:sup>
                <m:e>
                  <m:sSub>
                    <m:sSubPr>
                      <m:ctrlPr>
                        <w:rPr>
                          <w:rFonts w:ascii="Cambria Math" w:hAnsi="Cambria Math"/>
                          <w:b w:val="0"/>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i</m:t>
                      </m:r>
                    </m:sub>
                  </m:sSub>
                  <m:r>
                    <m:rPr>
                      <m:sty m:val="bi"/>
                    </m:rPr>
                    <w:rPr>
                      <w:rFonts w:ascii="Cambria Math" w:hAnsi="Cambria Math"/>
                      <w:sz w:val="18"/>
                      <w:szCs w:val="18"/>
                    </w:rPr>
                    <m:t>∙</m:t>
                  </m:r>
                  <m:sSub>
                    <m:sSubPr>
                      <m:ctrlPr>
                        <w:rPr>
                          <w:rFonts w:ascii="Cambria Math" w:hAnsi="Cambria Math"/>
                          <w:b w:val="0"/>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i-county-year</m:t>
                      </m:r>
                    </m:sub>
                  </m:sSub>
                </m:e>
              </m:nary>
            </m:oMath>
            <w:r w:rsidR="00F3062A" w:rsidRPr="001D389B">
              <w:rPr>
                <w:b w:val="0"/>
                <w:sz w:val="18"/>
                <w:szCs w:val="18"/>
              </w:rPr>
              <w:t xml:space="preserve"> </w:t>
            </w:r>
          </w:p>
        </w:tc>
        <w:tc>
          <w:tcPr>
            <w:tcW w:w="283" w:type="dxa"/>
            <w:gridSpan w:val="2"/>
            <w:tcBorders>
              <w:top w:val="nil"/>
              <w:left w:val="nil"/>
              <w:bottom w:val="nil"/>
              <w:right w:val="nil"/>
            </w:tcBorders>
          </w:tcPr>
          <w:p w14:paraId="4670663B" w14:textId="67B72BC0" w:rsidR="00F3062A" w:rsidRPr="001D389B" w:rsidRDefault="00F3062A" w:rsidP="00F3062A">
            <w:pPr>
              <w:pStyle w:val="SMHeading"/>
              <w:jc w:val="both"/>
              <w:rPr>
                <w:b w:val="0"/>
                <w:sz w:val="18"/>
                <w:szCs w:val="18"/>
              </w:rPr>
            </w:pPr>
            <w:r w:rsidRPr="001D389B">
              <w:rPr>
                <w:b w:val="0"/>
                <w:sz w:val="18"/>
                <w:szCs w:val="18"/>
              </w:rPr>
              <w:t>+</w:t>
            </w:r>
          </w:p>
        </w:tc>
        <w:tc>
          <w:tcPr>
            <w:tcW w:w="1667" w:type="dxa"/>
            <w:gridSpan w:val="2"/>
            <w:tcBorders>
              <w:top w:val="nil"/>
              <w:left w:val="nil"/>
              <w:bottom w:val="nil"/>
              <w:right w:val="nil"/>
            </w:tcBorders>
          </w:tcPr>
          <w:p w14:paraId="610EC989" w14:textId="79164913" w:rsidR="00F3062A" w:rsidRPr="001D389B" w:rsidRDefault="00D6090F" w:rsidP="00F3062A">
            <w:pPr>
              <w:pStyle w:val="SMHeading"/>
              <w:jc w:val="both"/>
              <w:rPr>
                <w:b w:val="0"/>
                <w:sz w:val="18"/>
                <w:szCs w:val="18"/>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ε</m:t>
                    </m:r>
                  </m:e>
                  <m:sub>
                    <m:r>
                      <m:rPr>
                        <m:sty m:val="bi"/>
                      </m:rPr>
                      <w:rPr>
                        <w:rFonts w:ascii="Cambria Math" w:hAnsi="Cambria Math"/>
                        <w:sz w:val="18"/>
                        <w:szCs w:val="18"/>
                        <w:vertAlign w:val="subscript"/>
                      </w:rPr>
                      <m:t>county-year</m:t>
                    </m:r>
                  </m:sub>
                </m:sSub>
              </m:oMath>
            </m:oMathPara>
          </w:p>
        </w:tc>
      </w:tr>
      <w:tr w:rsidR="00F3062A" w:rsidRPr="002317A1" w14:paraId="0D3017B6" w14:textId="77777777" w:rsidTr="00D618AF">
        <w:tc>
          <w:tcPr>
            <w:tcW w:w="1242" w:type="dxa"/>
            <w:tcBorders>
              <w:top w:val="nil"/>
              <w:left w:val="nil"/>
              <w:bottom w:val="nil"/>
              <w:right w:val="nil"/>
            </w:tcBorders>
          </w:tcPr>
          <w:p w14:paraId="048813DC" w14:textId="77777777" w:rsidR="00F3062A" w:rsidRPr="002317A1" w:rsidRDefault="00F3062A" w:rsidP="00F3062A">
            <w:pPr>
              <w:pStyle w:val="SMHeading"/>
              <w:jc w:val="both"/>
              <w:rPr>
                <w:b w:val="0"/>
                <w:sz w:val="22"/>
                <w:szCs w:val="22"/>
              </w:rPr>
            </w:pPr>
            <w:r w:rsidRPr="002317A1">
              <w:rPr>
                <w:b w:val="0"/>
                <w:sz w:val="22"/>
                <w:szCs w:val="22"/>
              </w:rPr>
              <w:t>Covariate-and-county</w:t>
            </w:r>
          </w:p>
        </w:tc>
        <w:tc>
          <w:tcPr>
            <w:tcW w:w="2586" w:type="dxa"/>
            <w:gridSpan w:val="2"/>
            <w:tcBorders>
              <w:top w:val="nil"/>
              <w:left w:val="nil"/>
              <w:bottom w:val="nil"/>
              <w:right w:val="nil"/>
            </w:tcBorders>
          </w:tcPr>
          <w:p w14:paraId="736E93BE" w14:textId="5D2F289E" w:rsidR="00F3062A" w:rsidRPr="001D389B" w:rsidRDefault="00D6090F" w:rsidP="00F3062A">
            <w:pPr>
              <w:pStyle w:val="SMHeading"/>
              <w:jc w:val="both"/>
              <w:rPr>
                <w:b w:val="0"/>
                <w:sz w:val="18"/>
                <w:szCs w:val="18"/>
              </w:rPr>
            </w:pPr>
            <m:oMath>
              <m:func>
                <m:funcPr>
                  <m:ctrlPr>
                    <w:rPr>
                      <w:rFonts w:ascii="Cambria Math" w:hAnsi="Cambria Math"/>
                      <w:b w:val="0"/>
                      <w:sz w:val="18"/>
                      <w:szCs w:val="18"/>
                    </w:rPr>
                  </m:ctrlPr>
                </m:funcPr>
                <m:fName>
                  <m:r>
                    <m:rPr>
                      <m:sty m:val="b"/>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m:rPr>
                              <m:sty m:val="bi"/>
                            </m:rPr>
                            <w:rPr>
                              <w:rFonts w:ascii="Cambria Math" w:hAnsi="Cambria Math"/>
                              <w:sz w:val="18"/>
                              <w:szCs w:val="18"/>
                            </w:rPr>
                            <m:t>death rates</m:t>
                          </m:r>
                        </m:e>
                        <m:sub>
                          <m:r>
                            <m:rPr>
                              <m:sty m:val="bi"/>
                            </m:rPr>
                            <w:rPr>
                              <w:rFonts w:ascii="Cambria Math" w:hAnsi="Cambria Math"/>
                              <w:sz w:val="18"/>
                              <w:szCs w:val="18"/>
                            </w:rPr>
                            <m:t>county-year</m:t>
                          </m:r>
                        </m:sub>
                      </m:sSub>
                    </m:e>
                  </m:d>
                </m:e>
              </m:func>
              <m:r>
                <m:rPr>
                  <m:sty m:val="bi"/>
                </m:rPr>
                <w:rPr>
                  <w:rFonts w:ascii="Cambria Math" w:hAnsi="Cambria Math"/>
                  <w:sz w:val="18"/>
                  <w:szCs w:val="18"/>
                </w:rPr>
                <m:t>=</m:t>
              </m:r>
            </m:oMath>
            <w:r w:rsidR="00F3062A" w:rsidRPr="001D389B">
              <w:rPr>
                <w:b w:val="0"/>
                <w:sz w:val="18"/>
                <w:szCs w:val="18"/>
              </w:rPr>
              <w:t xml:space="preserve"> </w:t>
            </w:r>
          </w:p>
        </w:tc>
        <w:tc>
          <w:tcPr>
            <w:tcW w:w="1842" w:type="dxa"/>
            <w:gridSpan w:val="2"/>
            <w:tcBorders>
              <w:top w:val="nil"/>
              <w:left w:val="nil"/>
              <w:bottom w:val="nil"/>
              <w:right w:val="nil"/>
            </w:tcBorders>
          </w:tcPr>
          <w:p w14:paraId="7426E265" w14:textId="753614B4" w:rsidR="00F3062A" w:rsidRPr="001D389B" w:rsidRDefault="00D6090F" w:rsidP="00F3062A">
            <w:pPr>
              <w:pStyle w:val="SMHeading"/>
              <w:jc w:val="both"/>
              <w:rPr>
                <w:b w:val="0"/>
                <w:sz w:val="18"/>
                <w:szCs w:val="18"/>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α</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β</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ν</m:t>
                    </m:r>
                  </m:e>
                  <m:sub>
                    <m:r>
                      <m:rPr>
                        <m:sty m:val="bi"/>
                      </m:rPr>
                      <w:rPr>
                        <w:rFonts w:ascii="Cambria Math" w:hAnsi="Cambria Math"/>
                        <w:sz w:val="18"/>
                        <w:szCs w:val="18"/>
                        <w:vertAlign w:val="subscript"/>
                      </w:rPr>
                      <m:t>0</m:t>
                    </m:r>
                  </m:sub>
                </m:sSub>
              </m:oMath>
            </m:oMathPara>
          </w:p>
        </w:tc>
        <w:tc>
          <w:tcPr>
            <w:tcW w:w="236" w:type="dxa"/>
            <w:tcBorders>
              <w:top w:val="nil"/>
              <w:left w:val="nil"/>
              <w:bottom w:val="nil"/>
              <w:right w:val="nil"/>
            </w:tcBorders>
          </w:tcPr>
          <w:p w14:paraId="12C83EFF" w14:textId="36C53F64" w:rsidR="00F3062A" w:rsidRPr="001D389B" w:rsidRDefault="00F3062A" w:rsidP="00F3062A">
            <w:pPr>
              <w:pStyle w:val="SMHeading"/>
              <w:jc w:val="both"/>
              <w:rPr>
                <w:b w:val="0"/>
                <w:sz w:val="18"/>
                <w:szCs w:val="18"/>
              </w:rPr>
            </w:pPr>
            <w:r w:rsidRPr="001D389B">
              <w:rPr>
                <w:b w:val="0"/>
                <w:sz w:val="18"/>
                <w:szCs w:val="18"/>
              </w:rPr>
              <w:t>+</w:t>
            </w:r>
          </w:p>
        </w:tc>
        <w:tc>
          <w:tcPr>
            <w:tcW w:w="2268" w:type="dxa"/>
            <w:gridSpan w:val="2"/>
            <w:tcBorders>
              <w:top w:val="nil"/>
              <w:left w:val="nil"/>
              <w:bottom w:val="nil"/>
              <w:right w:val="nil"/>
            </w:tcBorders>
          </w:tcPr>
          <w:p w14:paraId="27256B52" w14:textId="374D227A" w:rsidR="00F3062A" w:rsidRPr="001D389B" w:rsidRDefault="00D6090F" w:rsidP="001D389B">
            <w:pPr>
              <w:pStyle w:val="SMHeading"/>
              <w:jc w:val="both"/>
              <w:rPr>
                <w:b w:val="0"/>
                <w:sz w:val="18"/>
                <w:szCs w:val="18"/>
              </w:rPr>
            </w:pPr>
            <m:oMathPara>
              <m:oMathParaPr>
                <m:jc m:val="left"/>
              </m:oMathParaPr>
              <m:oMath>
                <m:sSub>
                  <m:sSubPr>
                    <m:ctrlPr>
                      <w:rPr>
                        <w:rFonts w:ascii="Cambria Math" w:hAnsi="Cambria Math"/>
                        <w:b w:val="0"/>
                        <w:i/>
                        <w:sz w:val="18"/>
                        <w:szCs w:val="18"/>
                      </w:rPr>
                    </m:ctrlPr>
                  </m:sSubPr>
                  <m:e>
                    <m:r>
                      <m:rPr>
                        <m:sty m:val="bi"/>
                      </m:rPr>
                      <w:rPr>
                        <w:rFonts w:ascii="Cambria Math" w:hAnsi="Cambria Math"/>
                        <w:sz w:val="18"/>
                        <w:szCs w:val="18"/>
                      </w:rPr>
                      <m:t>α</m:t>
                    </m:r>
                  </m:e>
                  <m:sub>
                    <m:r>
                      <m:rPr>
                        <m:sty m:val="bi"/>
                      </m:rPr>
                      <w:rPr>
                        <w:rFonts w:ascii="Cambria Math" w:hAnsi="Cambria Math"/>
                        <w:sz w:val="18"/>
                        <w:szCs w:val="18"/>
                      </w:rPr>
                      <m:t>ccounty</m:t>
                    </m:r>
                  </m:sub>
                </m:sSub>
              </m:oMath>
            </m:oMathPara>
          </w:p>
        </w:tc>
        <w:tc>
          <w:tcPr>
            <w:tcW w:w="284" w:type="dxa"/>
            <w:gridSpan w:val="2"/>
            <w:tcBorders>
              <w:top w:val="nil"/>
              <w:left w:val="nil"/>
              <w:bottom w:val="nil"/>
              <w:right w:val="nil"/>
            </w:tcBorders>
          </w:tcPr>
          <w:p w14:paraId="6192E27B" w14:textId="382FEE77" w:rsidR="00F3062A" w:rsidRPr="001D389B" w:rsidRDefault="00F3062A" w:rsidP="00F3062A">
            <w:pPr>
              <w:pStyle w:val="SMHeading"/>
              <w:jc w:val="both"/>
              <w:rPr>
                <w:b w:val="0"/>
                <w:sz w:val="18"/>
                <w:szCs w:val="18"/>
              </w:rPr>
            </w:pPr>
            <w:r w:rsidRPr="001D389B">
              <w:rPr>
                <w:b w:val="0"/>
                <w:sz w:val="18"/>
                <w:szCs w:val="18"/>
              </w:rPr>
              <w:t>+</w:t>
            </w:r>
          </w:p>
        </w:tc>
        <w:tc>
          <w:tcPr>
            <w:tcW w:w="1606" w:type="dxa"/>
            <w:gridSpan w:val="2"/>
            <w:tcBorders>
              <w:top w:val="nil"/>
              <w:left w:val="nil"/>
              <w:bottom w:val="nil"/>
              <w:right w:val="nil"/>
            </w:tcBorders>
          </w:tcPr>
          <w:p w14:paraId="5B0783A4" w14:textId="21DC1E54" w:rsidR="00F3062A" w:rsidRPr="001D389B" w:rsidRDefault="00F3062A" w:rsidP="00F3062A">
            <w:pPr>
              <w:pStyle w:val="SMHeading"/>
              <w:jc w:val="both"/>
              <w:rPr>
                <w:b w:val="0"/>
                <w:sz w:val="18"/>
                <w:szCs w:val="18"/>
              </w:rPr>
            </w:pPr>
            <m:oMathPara>
              <m:oMath>
                <m:r>
                  <m:rPr>
                    <m:sty m:val="bi"/>
                  </m:rPr>
                  <w:rPr>
                    <w:rFonts w:ascii="Cambria Math" w:hAnsi="Cambria Math"/>
                    <w:sz w:val="18"/>
                    <w:szCs w:val="18"/>
                    <w:vertAlign w:val="subscript"/>
                  </w:rPr>
                  <m:t>γ∙</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PM</m:t>
                    </m:r>
                  </m:e>
                  <m:sub>
                    <m:r>
                      <m:rPr>
                        <m:sty m:val="bi"/>
                      </m:rPr>
                      <w:rPr>
                        <w:rFonts w:ascii="Cambria Math" w:hAnsi="Cambria Math"/>
                        <w:sz w:val="18"/>
                        <w:szCs w:val="18"/>
                        <w:vertAlign w:val="subscript"/>
                      </w:rPr>
                      <m:t>county-year</m:t>
                    </m:r>
                  </m:sub>
                </m:sSub>
              </m:oMath>
            </m:oMathPara>
          </w:p>
        </w:tc>
        <w:tc>
          <w:tcPr>
            <w:tcW w:w="236" w:type="dxa"/>
            <w:gridSpan w:val="2"/>
            <w:tcBorders>
              <w:top w:val="nil"/>
              <w:left w:val="nil"/>
              <w:bottom w:val="nil"/>
              <w:right w:val="nil"/>
            </w:tcBorders>
          </w:tcPr>
          <w:p w14:paraId="4A520730" w14:textId="629E5C4D" w:rsidR="00F3062A" w:rsidRPr="001D389B" w:rsidRDefault="001D389B" w:rsidP="00F3062A">
            <w:pPr>
              <w:pStyle w:val="SMHeading"/>
              <w:jc w:val="both"/>
              <w:rPr>
                <w:b w:val="0"/>
                <w:sz w:val="18"/>
                <w:szCs w:val="18"/>
              </w:rPr>
            </w:pPr>
            <w:r>
              <w:rPr>
                <w:b w:val="0"/>
                <w:sz w:val="18"/>
                <w:szCs w:val="18"/>
              </w:rPr>
              <w:t>+</w:t>
            </w:r>
          </w:p>
        </w:tc>
        <w:tc>
          <w:tcPr>
            <w:tcW w:w="2127" w:type="dxa"/>
            <w:gridSpan w:val="2"/>
            <w:tcBorders>
              <w:top w:val="nil"/>
              <w:left w:val="nil"/>
              <w:bottom w:val="nil"/>
              <w:right w:val="nil"/>
            </w:tcBorders>
          </w:tcPr>
          <w:p w14:paraId="47EAA9C2" w14:textId="148440DA" w:rsidR="00F3062A" w:rsidRPr="001D389B" w:rsidRDefault="00D6090F" w:rsidP="00F3062A">
            <w:pPr>
              <w:pStyle w:val="SMHeading"/>
              <w:jc w:val="both"/>
              <w:rPr>
                <w:rFonts w:asciiTheme="minorHAnsi" w:hAnsiTheme="minorHAnsi"/>
                <w:b w:val="0"/>
                <w:sz w:val="18"/>
                <w:szCs w:val="18"/>
              </w:rPr>
            </w:pPr>
            <m:oMath>
              <m:nary>
                <m:naryPr>
                  <m:chr m:val="∑"/>
                  <m:limLoc m:val="subSup"/>
                  <m:ctrlPr>
                    <w:rPr>
                      <w:rFonts w:ascii="Cambria Math" w:hAnsi="Cambria Math"/>
                      <w:b w:val="0"/>
                      <w:i/>
                      <w:sz w:val="18"/>
                      <w:szCs w:val="18"/>
                    </w:rPr>
                  </m:ctrlPr>
                </m:naryPr>
                <m:sub>
                  <m:r>
                    <m:rPr>
                      <m:sty m:val="bi"/>
                    </m:rPr>
                    <w:rPr>
                      <w:rFonts w:ascii="Cambria Math" w:hAnsi="Cambria Math"/>
                      <w:sz w:val="18"/>
                      <w:szCs w:val="18"/>
                    </w:rPr>
                    <m:t>i=1</m:t>
                  </m:r>
                </m:sub>
                <m:sup>
                  <m:r>
                    <m:rPr>
                      <m:sty m:val="bi"/>
                    </m:rPr>
                    <w:rPr>
                      <w:rFonts w:ascii="Cambria Math" w:hAnsi="Cambria Math"/>
                      <w:sz w:val="18"/>
                      <w:szCs w:val="18"/>
                    </w:rPr>
                    <m:t>i=7</m:t>
                  </m:r>
                </m:sup>
                <m:e>
                  <m:sSub>
                    <m:sSubPr>
                      <m:ctrlPr>
                        <w:rPr>
                          <w:rFonts w:ascii="Cambria Math" w:hAnsi="Cambria Math"/>
                          <w:b w:val="0"/>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i</m:t>
                      </m:r>
                    </m:sub>
                  </m:sSub>
                  <m:r>
                    <m:rPr>
                      <m:sty m:val="bi"/>
                    </m:rPr>
                    <w:rPr>
                      <w:rFonts w:ascii="Cambria Math" w:hAnsi="Cambria Math"/>
                      <w:sz w:val="18"/>
                      <w:szCs w:val="18"/>
                    </w:rPr>
                    <m:t>∙</m:t>
                  </m:r>
                  <m:sSub>
                    <m:sSubPr>
                      <m:ctrlPr>
                        <w:rPr>
                          <w:rFonts w:ascii="Cambria Math" w:hAnsi="Cambria Math"/>
                          <w:b w:val="0"/>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i-county-year</m:t>
                      </m:r>
                    </m:sub>
                  </m:sSub>
                </m:e>
              </m:nary>
            </m:oMath>
            <w:r w:rsidR="00F3062A" w:rsidRPr="001D389B">
              <w:rPr>
                <w:b w:val="0"/>
                <w:sz w:val="18"/>
                <w:szCs w:val="18"/>
              </w:rPr>
              <w:t xml:space="preserve"> </w:t>
            </w:r>
          </w:p>
        </w:tc>
        <w:tc>
          <w:tcPr>
            <w:tcW w:w="283" w:type="dxa"/>
            <w:gridSpan w:val="2"/>
            <w:tcBorders>
              <w:top w:val="nil"/>
              <w:left w:val="nil"/>
              <w:bottom w:val="nil"/>
              <w:right w:val="nil"/>
            </w:tcBorders>
          </w:tcPr>
          <w:p w14:paraId="107F51D8" w14:textId="30B8B7D9" w:rsidR="00F3062A" w:rsidRPr="001D389B" w:rsidRDefault="00F3062A" w:rsidP="00F3062A">
            <w:pPr>
              <w:pStyle w:val="SMHeading"/>
              <w:jc w:val="both"/>
              <w:rPr>
                <w:b w:val="0"/>
                <w:sz w:val="18"/>
                <w:szCs w:val="18"/>
              </w:rPr>
            </w:pPr>
            <w:r w:rsidRPr="001D389B">
              <w:rPr>
                <w:b w:val="0"/>
                <w:sz w:val="18"/>
                <w:szCs w:val="18"/>
              </w:rPr>
              <w:t>+</w:t>
            </w:r>
          </w:p>
        </w:tc>
        <w:tc>
          <w:tcPr>
            <w:tcW w:w="1667" w:type="dxa"/>
            <w:gridSpan w:val="2"/>
            <w:tcBorders>
              <w:top w:val="nil"/>
              <w:left w:val="nil"/>
              <w:bottom w:val="nil"/>
              <w:right w:val="nil"/>
            </w:tcBorders>
          </w:tcPr>
          <w:p w14:paraId="7F738130" w14:textId="3971D2B4" w:rsidR="00F3062A" w:rsidRPr="001D389B" w:rsidRDefault="00D6090F" w:rsidP="00F3062A">
            <w:pPr>
              <w:pStyle w:val="SMHeading"/>
              <w:jc w:val="both"/>
              <w:rPr>
                <w:b w:val="0"/>
                <w:sz w:val="18"/>
                <w:szCs w:val="18"/>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ε</m:t>
                    </m:r>
                  </m:e>
                  <m:sub>
                    <m:r>
                      <m:rPr>
                        <m:sty m:val="bi"/>
                      </m:rPr>
                      <w:rPr>
                        <w:rFonts w:ascii="Cambria Math" w:hAnsi="Cambria Math"/>
                        <w:sz w:val="18"/>
                        <w:szCs w:val="18"/>
                        <w:vertAlign w:val="subscript"/>
                      </w:rPr>
                      <m:t>county-year</m:t>
                    </m:r>
                  </m:sub>
                </m:sSub>
              </m:oMath>
            </m:oMathPara>
          </w:p>
        </w:tc>
      </w:tr>
      <w:tr w:rsidR="00F3062A" w:rsidRPr="002317A1" w14:paraId="2A3749F8" w14:textId="77777777" w:rsidTr="00D618AF">
        <w:tc>
          <w:tcPr>
            <w:tcW w:w="1242" w:type="dxa"/>
            <w:tcBorders>
              <w:top w:val="nil"/>
              <w:left w:val="nil"/>
              <w:right w:val="nil"/>
            </w:tcBorders>
          </w:tcPr>
          <w:p w14:paraId="090A4B9B" w14:textId="77777777" w:rsidR="00F3062A" w:rsidRPr="002317A1" w:rsidRDefault="00F3062A" w:rsidP="00F3062A">
            <w:pPr>
              <w:pStyle w:val="SMHeading"/>
              <w:jc w:val="both"/>
              <w:rPr>
                <w:b w:val="0"/>
                <w:sz w:val="22"/>
                <w:szCs w:val="22"/>
              </w:rPr>
            </w:pPr>
            <w:r w:rsidRPr="002317A1">
              <w:rPr>
                <w:b w:val="0"/>
                <w:sz w:val="22"/>
                <w:szCs w:val="22"/>
              </w:rPr>
              <w:t>Restrictive</w:t>
            </w:r>
          </w:p>
        </w:tc>
        <w:tc>
          <w:tcPr>
            <w:tcW w:w="2586" w:type="dxa"/>
            <w:gridSpan w:val="2"/>
            <w:tcBorders>
              <w:top w:val="nil"/>
              <w:left w:val="nil"/>
              <w:right w:val="nil"/>
            </w:tcBorders>
          </w:tcPr>
          <w:p w14:paraId="6B032C68" w14:textId="795E7AF0" w:rsidR="00F3062A" w:rsidRPr="001D389B" w:rsidRDefault="00D6090F" w:rsidP="00F3062A">
            <w:pPr>
              <w:pStyle w:val="SMHeading"/>
              <w:jc w:val="both"/>
              <w:rPr>
                <w:b w:val="0"/>
                <w:sz w:val="18"/>
                <w:szCs w:val="18"/>
              </w:rPr>
            </w:pPr>
            <m:oMath>
              <m:func>
                <m:funcPr>
                  <m:ctrlPr>
                    <w:rPr>
                      <w:rFonts w:ascii="Cambria Math" w:hAnsi="Cambria Math"/>
                      <w:b w:val="0"/>
                      <w:sz w:val="18"/>
                      <w:szCs w:val="18"/>
                    </w:rPr>
                  </m:ctrlPr>
                </m:funcPr>
                <m:fName>
                  <m:r>
                    <m:rPr>
                      <m:sty m:val="b"/>
                    </m:rPr>
                    <w:rPr>
                      <w:rFonts w:ascii="Cambria Math" w:hAnsi="Cambria Math"/>
                      <w:sz w:val="18"/>
                      <w:szCs w:val="18"/>
                    </w:rPr>
                    <m:t>log</m:t>
                  </m:r>
                </m:fName>
                <m:e>
                  <m:d>
                    <m:dPr>
                      <m:ctrlPr>
                        <w:rPr>
                          <w:rFonts w:ascii="Cambria Math" w:hAnsi="Cambria Math"/>
                          <w:b w:val="0"/>
                          <w:i/>
                          <w:sz w:val="18"/>
                          <w:szCs w:val="18"/>
                        </w:rPr>
                      </m:ctrlPr>
                    </m:dPr>
                    <m:e>
                      <m:sSub>
                        <m:sSubPr>
                          <m:ctrlPr>
                            <w:rPr>
                              <w:rFonts w:ascii="Cambria Math" w:hAnsi="Cambria Math"/>
                              <w:b w:val="0"/>
                              <w:i/>
                              <w:sz w:val="18"/>
                              <w:szCs w:val="18"/>
                            </w:rPr>
                          </m:ctrlPr>
                        </m:sSubPr>
                        <m:e>
                          <m:r>
                            <m:rPr>
                              <m:sty m:val="bi"/>
                            </m:rPr>
                            <w:rPr>
                              <w:rFonts w:ascii="Cambria Math" w:hAnsi="Cambria Math"/>
                              <w:sz w:val="18"/>
                              <w:szCs w:val="18"/>
                            </w:rPr>
                            <m:t>death rates</m:t>
                          </m:r>
                        </m:e>
                        <m:sub>
                          <m:r>
                            <m:rPr>
                              <m:sty m:val="bi"/>
                            </m:rPr>
                            <w:rPr>
                              <w:rFonts w:ascii="Cambria Math" w:hAnsi="Cambria Math"/>
                              <w:sz w:val="18"/>
                              <w:szCs w:val="18"/>
                            </w:rPr>
                            <m:t>county-year</m:t>
                          </m:r>
                        </m:sub>
                      </m:sSub>
                    </m:e>
                  </m:d>
                </m:e>
              </m:func>
              <m:r>
                <m:rPr>
                  <m:sty m:val="bi"/>
                </m:rPr>
                <w:rPr>
                  <w:rFonts w:ascii="Cambria Math" w:hAnsi="Cambria Math"/>
                  <w:sz w:val="18"/>
                  <w:szCs w:val="18"/>
                </w:rPr>
                <m:t>=</m:t>
              </m:r>
            </m:oMath>
            <w:r w:rsidR="00F3062A" w:rsidRPr="001D389B">
              <w:rPr>
                <w:b w:val="0"/>
                <w:sz w:val="18"/>
                <w:szCs w:val="18"/>
              </w:rPr>
              <w:t xml:space="preserve"> </w:t>
            </w:r>
          </w:p>
        </w:tc>
        <w:tc>
          <w:tcPr>
            <w:tcW w:w="1842" w:type="dxa"/>
            <w:gridSpan w:val="2"/>
            <w:tcBorders>
              <w:top w:val="nil"/>
              <w:left w:val="nil"/>
              <w:right w:val="nil"/>
            </w:tcBorders>
          </w:tcPr>
          <w:p w14:paraId="73CB8D56" w14:textId="389F3BAE" w:rsidR="00F3062A" w:rsidRPr="001D389B" w:rsidRDefault="00D6090F" w:rsidP="00F3062A">
            <w:pPr>
              <w:pStyle w:val="SMHeading"/>
              <w:jc w:val="both"/>
              <w:rPr>
                <w:b w:val="0"/>
                <w:sz w:val="18"/>
                <w:szCs w:val="18"/>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α</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β</m:t>
                    </m:r>
                  </m:e>
                  <m:sub>
                    <m:r>
                      <m:rPr>
                        <m:sty m:val="bi"/>
                      </m:rPr>
                      <w:rPr>
                        <w:rFonts w:ascii="Cambria Math" w:hAnsi="Cambria Math"/>
                        <w:sz w:val="18"/>
                        <w:szCs w:val="18"/>
                        <w:vertAlign w:val="subscript"/>
                      </w:rPr>
                      <m:t>0</m:t>
                    </m:r>
                  </m:sub>
                </m:sSub>
                <m:r>
                  <m:rPr>
                    <m:sty m:val="bi"/>
                  </m:rPr>
                  <w:rPr>
                    <w:rFonts w:ascii="Cambria Math" w:hAnsi="Cambria Math"/>
                    <w:sz w:val="18"/>
                    <w:szCs w:val="18"/>
                    <w:vertAlign w:val="subscript"/>
                  </w:rPr>
                  <m:t>∙year+</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ν</m:t>
                    </m:r>
                  </m:e>
                  <m:sub>
                    <m:r>
                      <m:rPr>
                        <m:sty m:val="bi"/>
                      </m:rPr>
                      <w:rPr>
                        <w:rFonts w:ascii="Cambria Math" w:hAnsi="Cambria Math"/>
                        <w:sz w:val="18"/>
                        <w:szCs w:val="18"/>
                        <w:vertAlign w:val="subscript"/>
                      </w:rPr>
                      <m:t>0</m:t>
                    </m:r>
                  </m:sub>
                </m:sSub>
              </m:oMath>
            </m:oMathPara>
          </w:p>
        </w:tc>
        <w:tc>
          <w:tcPr>
            <w:tcW w:w="236" w:type="dxa"/>
            <w:tcBorders>
              <w:top w:val="nil"/>
              <w:left w:val="nil"/>
              <w:right w:val="nil"/>
            </w:tcBorders>
          </w:tcPr>
          <w:p w14:paraId="62FA0A4F" w14:textId="4FC14AAA" w:rsidR="00F3062A" w:rsidRPr="001D389B" w:rsidRDefault="00F3062A" w:rsidP="00F3062A">
            <w:pPr>
              <w:pStyle w:val="SMHeading"/>
              <w:jc w:val="both"/>
              <w:rPr>
                <w:b w:val="0"/>
                <w:sz w:val="18"/>
                <w:szCs w:val="18"/>
              </w:rPr>
            </w:pPr>
            <w:r w:rsidRPr="001D389B">
              <w:rPr>
                <w:b w:val="0"/>
                <w:sz w:val="18"/>
                <w:szCs w:val="18"/>
              </w:rPr>
              <w:t>+</w:t>
            </w:r>
          </w:p>
        </w:tc>
        <w:tc>
          <w:tcPr>
            <w:tcW w:w="2268" w:type="dxa"/>
            <w:gridSpan w:val="2"/>
            <w:tcBorders>
              <w:top w:val="nil"/>
              <w:left w:val="nil"/>
              <w:right w:val="nil"/>
            </w:tcBorders>
          </w:tcPr>
          <w:p w14:paraId="2D6A7276" w14:textId="4D92894D" w:rsidR="00F3062A" w:rsidRPr="001D389B" w:rsidRDefault="00D6090F" w:rsidP="00F3062A">
            <w:pPr>
              <w:pStyle w:val="SMHeading"/>
              <w:jc w:val="both"/>
              <w:rPr>
                <w:b w:val="0"/>
                <w:sz w:val="18"/>
                <w:szCs w:val="18"/>
              </w:rPr>
            </w:pPr>
            <m:oMath>
              <m:sSub>
                <m:sSubPr>
                  <m:ctrlPr>
                    <w:rPr>
                      <w:rFonts w:ascii="Cambria Math" w:hAnsi="Cambria Math"/>
                      <w:b w:val="0"/>
                      <w:i/>
                      <w:sz w:val="18"/>
                      <w:szCs w:val="18"/>
                    </w:rPr>
                  </m:ctrlPr>
                </m:sSubPr>
                <m:e>
                  <m:r>
                    <m:rPr>
                      <m:sty m:val="bi"/>
                    </m:rPr>
                    <w:rPr>
                      <w:rFonts w:ascii="Cambria Math" w:hAnsi="Cambria Math"/>
                      <w:sz w:val="18"/>
                      <w:szCs w:val="18"/>
                    </w:rPr>
                    <m:t>α</m:t>
                  </m:r>
                </m:e>
                <m:sub>
                  <m:r>
                    <m:rPr>
                      <m:sty m:val="bi"/>
                    </m:rPr>
                    <w:rPr>
                      <w:rFonts w:ascii="Cambria Math" w:hAnsi="Cambria Math"/>
                      <w:sz w:val="18"/>
                      <w:szCs w:val="18"/>
                    </w:rPr>
                    <m:t>ccounty</m:t>
                  </m:r>
                </m:sub>
              </m:sSub>
              <m:r>
                <m:rPr>
                  <m:sty m:val="bi"/>
                </m:rPr>
                <w:rPr>
                  <w:rFonts w:ascii="Cambria Math" w:hAnsi="Cambria Math"/>
                  <w:sz w:val="18"/>
                  <w:szCs w:val="18"/>
                </w:rPr>
                <m:t>+</m:t>
              </m:r>
              <m:sSub>
                <m:sSubPr>
                  <m:ctrlPr>
                    <w:rPr>
                      <w:rFonts w:ascii="Cambria Math" w:hAnsi="Cambria Math"/>
                      <w:b w:val="0"/>
                      <w:i/>
                      <w:sz w:val="18"/>
                      <w:szCs w:val="18"/>
                    </w:rPr>
                  </m:ctrlPr>
                </m:sSubPr>
                <m:e>
                  <m:r>
                    <m:rPr>
                      <m:sty m:val="bi"/>
                    </m:rPr>
                    <w:rPr>
                      <w:rFonts w:ascii="Cambria Math" w:hAnsi="Cambria Math"/>
                      <w:sz w:val="18"/>
                      <w:szCs w:val="18"/>
                    </w:rPr>
                    <m:t>β</m:t>
                  </m:r>
                </m:e>
                <m:sub>
                  <m:r>
                    <m:rPr>
                      <m:sty m:val="bi"/>
                    </m:rPr>
                    <w:rPr>
                      <w:rFonts w:ascii="Cambria Math" w:hAnsi="Cambria Math"/>
                      <w:sz w:val="18"/>
                      <w:szCs w:val="18"/>
                    </w:rPr>
                    <m:t>county</m:t>
                  </m:r>
                </m:sub>
              </m:sSub>
              <m:r>
                <m:rPr>
                  <m:sty m:val="bi"/>
                </m:rPr>
                <w:rPr>
                  <w:rFonts w:ascii="Cambria Math" w:hAnsi="Cambria Math"/>
                  <w:sz w:val="18"/>
                  <w:szCs w:val="18"/>
                </w:rPr>
                <m:t>∙year</m:t>
              </m:r>
            </m:oMath>
            <w:r w:rsidR="001D389B" w:rsidRPr="001D389B">
              <w:rPr>
                <w:b w:val="0"/>
                <w:sz w:val="18"/>
                <w:szCs w:val="18"/>
              </w:rPr>
              <w:t xml:space="preserve"> </w:t>
            </w:r>
          </w:p>
        </w:tc>
        <w:tc>
          <w:tcPr>
            <w:tcW w:w="284" w:type="dxa"/>
            <w:gridSpan w:val="2"/>
            <w:tcBorders>
              <w:top w:val="nil"/>
              <w:left w:val="nil"/>
              <w:right w:val="nil"/>
            </w:tcBorders>
          </w:tcPr>
          <w:p w14:paraId="67B5D2B6" w14:textId="347E7573" w:rsidR="00F3062A" w:rsidRPr="001D389B" w:rsidRDefault="00F3062A" w:rsidP="00F3062A">
            <w:pPr>
              <w:pStyle w:val="SMHeading"/>
              <w:jc w:val="both"/>
              <w:rPr>
                <w:b w:val="0"/>
                <w:sz w:val="18"/>
                <w:szCs w:val="18"/>
              </w:rPr>
            </w:pPr>
            <w:r w:rsidRPr="001D389B">
              <w:rPr>
                <w:b w:val="0"/>
                <w:sz w:val="18"/>
                <w:szCs w:val="18"/>
              </w:rPr>
              <w:t>+</w:t>
            </w:r>
          </w:p>
        </w:tc>
        <w:tc>
          <w:tcPr>
            <w:tcW w:w="1606" w:type="dxa"/>
            <w:gridSpan w:val="2"/>
            <w:tcBorders>
              <w:top w:val="nil"/>
              <w:left w:val="nil"/>
              <w:right w:val="nil"/>
            </w:tcBorders>
          </w:tcPr>
          <w:p w14:paraId="456172A6" w14:textId="726C80CF" w:rsidR="00F3062A" w:rsidRPr="001D389B" w:rsidRDefault="00F3062A" w:rsidP="00F3062A">
            <w:pPr>
              <w:pStyle w:val="SMHeading"/>
              <w:jc w:val="both"/>
              <w:rPr>
                <w:b w:val="0"/>
                <w:sz w:val="18"/>
                <w:szCs w:val="18"/>
              </w:rPr>
            </w:pPr>
            <m:oMathPara>
              <m:oMath>
                <m:r>
                  <m:rPr>
                    <m:sty m:val="bi"/>
                  </m:rPr>
                  <w:rPr>
                    <w:rFonts w:ascii="Cambria Math" w:hAnsi="Cambria Math"/>
                    <w:sz w:val="18"/>
                    <w:szCs w:val="18"/>
                    <w:vertAlign w:val="subscript"/>
                  </w:rPr>
                  <m:t>γ∙</m:t>
                </m:r>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PM</m:t>
                    </m:r>
                  </m:e>
                  <m:sub>
                    <m:r>
                      <m:rPr>
                        <m:sty m:val="bi"/>
                      </m:rPr>
                      <w:rPr>
                        <w:rFonts w:ascii="Cambria Math" w:hAnsi="Cambria Math"/>
                        <w:sz w:val="18"/>
                        <w:szCs w:val="18"/>
                        <w:vertAlign w:val="subscript"/>
                      </w:rPr>
                      <m:t>county-year</m:t>
                    </m:r>
                  </m:sub>
                </m:sSub>
              </m:oMath>
            </m:oMathPara>
          </w:p>
        </w:tc>
        <w:tc>
          <w:tcPr>
            <w:tcW w:w="236" w:type="dxa"/>
            <w:gridSpan w:val="2"/>
            <w:tcBorders>
              <w:top w:val="nil"/>
              <w:left w:val="nil"/>
              <w:right w:val="nil"/>
            </w:tcBorders>
          </w:tcPr>
          <w:p w14:paraId="46781EAD" w14:textId="7047EAEF" w:rsidR="00F3062A" w:rsidRPr="001D389B" w:rsidRDefault="001D389B" w:rsidP="00F3062A">
            <w:pPr>
              <w:pStyle w:val="SMHeading"/>
              <w:jc w:val="both"/>
              <w:rPr>
                <w:b w:val="0"/>
                <w:sz w:val="18"/>
                <w:szCs w:val="18"/>
              </w:rPr>
            </w:pPr>
            <w:r>
              <w:rPr>
                <w:b w:val="0"/>
                <w:sz w:val="18"/>
                <w:szCs w:val="18"/>
              </w:rPr>
              <w:t>+</w:t>
            </w:r>
          </w:p>
        </w:tc>
        <w:tc>
          <w:tcPr>
            <w:tcW w:w="2127" w:type="dxa"/>
            <w:gridSpan w:val="2"/>
            <w:tcBorders>
              <w:top w:val="nil"/>
              <w:left w:val="nil"/>
              <w:right w:val="nil"/>
            </w:tcBorders>
          </w:tcPr>
          <w:p w14:paraId="093D9A8F" w14:textId="479682B4" w:rsidR="00F3062A" w:rsidRPr="001D389B" w:rsidRDefault="00D6090F" w:rsidP="00F3062A">
            <w:pPr>
              <w:pStyle w:val="SMHeading"/>
              <w:jc w:val="both"/>
              <w:rPr>
                <w:rFonts w:asciiTheme="minorHAnsi" w:hAnsiTheme="minorHAnsi"/>
                <w:b w:val="0"/>
                <w:sz w:val="18"/>
                <w:szCs w:val="18"/>
              </w:rPr>
            </w:pPr>
            <m:oMath>
              <m:nary>
                <m:naryPr>
                  <m:chr m:val="∑"/>
                  <m:limLoc m:val="subSup"/>
                  <m:ctrlPr>
                    <w:rPr>
                      <w:rFonts w:ascii="Cambria Math" w:hAnsi="Cambria Math"/>
                      <w:b w:val="0"/>
                      <w:i/>
                      <w:sz w:val="18"/>
                      <w:szCs w:val="18"/>
                    </w:rPr>
                  </m:ctrlPr>
                </m:naryPr>
                <m:sub>
                  <m:r>
                    <m:rPr>
                      <m:sty m:val="bi"/>
                    </m:rPr>
                    <w:rPr>
                      <w:rFonts w:ascii="Cambria Math" w:hAnsi="Cambria Math"/>
                      <w:sz w:val="18"/>
                      <w:szCs w:val="18"/>
                    </w:rPr>
                    <m:t>i=1</m:t>
                  </m:r>
                </m:sub>
                <m:sup>
                  <m:r>
                    <m:rPr>
                      <m:sty m:val="bi"/>
                    </m:rPr>
                    <w:rPr>
                      <w:rFonts w:ascii="Cambria Math" w:hAnsi="Cambria Math"/>
                      <w:sz w:val="18"/>
                      <w:szCs w:val="18"/>
                    </w:rPr>
                    <m:t>i=7</m:t>
                  </m:r>
                </m:sup>
                <m:e>
                  <m:sSub>
                    <m:sSubPr>
                      <m:ctrlPr>
                        <w:rPr>
                          <w:rFonts w:ascii="Cambria Math" w:hAnsi="Cambria Math"/>
                          <w:b w:val="0"/>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i</m:t>
                      </m:r>
                    </m:sub>
                  </m:sSub>
                  <m:r>
                    <m:rPr>
                      <m:sty m:val="bi"/>
                    </m:rPr>
                    <w:rPr>
                      <w:rFonts w:ascii="Cambria Math" w:hAnsi="Cambria Math"/>
                      <w:sz w:val="18"/>
                      <w:szCs w:val="18"/>
                    </w:rPr>
                    <m:t>∙</m:t>
                  </m:r>
                  <m:sSub>
                    <m:sSubPr>
                      <m:ctrlPr>
                        <w:rPr>
                          <w:rFonts w:ascii="Cambria Math" w:hAnsi="Cambria Math"/>
                          <w:b w:val="0"/>
                          <w:i/>
                          <w:sz w:val="18"/>
                          <w:szCs w:val="18"/>
                        </w:rPr>
                      </m:ctrlPr>
                    </m:sSubPr>
                    <m:e>
                      <m:r>
                        <m:rPr>
                          <m:sty m:val="bi"/>
                        </m:rPr>
                        <w:rPr>
                          <w:rFonts w:ascii="Cambria Math" w:hAnsi="Cambria Math"/>
                          <w:sz w:val="18"/>
                          <w:szCs w:val="18"/>
                        </w:rPr>
                        <m:t>X</m:t>
                      </m:r>
                    </m:e>
                    <m:sub>
                      <m:r>
                        <m:rPr>
                          <m:sty m:val="bi"/>
                        </m:rPr>
                        <w:rPr>
                          <w:rFonts w:ascii="Cambria Math" w:hAnsi="Cambria Math"/>
                          <w:sz w:val="18"/>
                          <w:szCs w:val="18"/>
                        </w:rPr>
                        <m:t>i-county-year</m:t>
                      </m:r>
                    </m:sub>
                  </m:sSub>
                </m:e>
              </m:nary>
            </m:oMath>
            <w:r w:rsidR="00F3062A" w:rsidRPr="001D389B">
              <w:rPr>
                <w:b w:val="0"/>
                <w:sz w:val="18"/>
                <w:szCs w:val="18"/>
              </w:rPr>
              <w:t xml:space="preserve"> </w:t>
            </w:r>
          </w:p>
        </w:tc>
        <w:tc>
          <w:tcPr>
            <w:tcW w:w="283" w:type="dxa"/>
            <w:gridSpan w:val="2"/>
            <w:tcBorders>
              <w:top w:val="nil"/>
              <w:left w:val="nil"/>
              <w:right w:val="nil"/>
            </w:tcBorders>
          </w:tcPr>
          <w:p w14:paraId="1B5F0CE9" w14:textId="742116D1" w:rsidR="00F3062A" w:rsidRPr="001D389B" w:rsidRDefault="00F3062A" w:rsidP="00F3062A">
            <w:pPr>
              <w:pStyle w:val="SMHeading"/>
              <w:jc w:val="both"/>
              <w:rPr>
                <w:b w:val="0"/>
                <w:sz w:val="18"/>
                <w:szCs w:val="18"/>
              </w:rPr>
            </w:pPr>
            <w:r w:rsidRPr="001D389B">
              <w:rPr>
                <w:b w:val="0"/>
                <w:sz w:val="18"/>
                <w:szCs w:val="18"/>
              </w:rPr>
              <w:t>+</w:t>
            </w:r>
          </w:p>
        </w:tc>
        <w:tc>
          <w:tcPr>
            <w:tcW w:w="1667" w:type="dxa"/>
            <w:gridSpan w:val="2"/>
            <w:tcBorders>
              <w:top w:val="nil"/>
              <w:left w:val="nil"/>
              <w:right w:val="nil"/>
            </w:tcBorders>
          </w:tcPr>
          <w:p w14:paraId="287EF986" w14:textId="3475518E" w:rsidR="00F3062A" w:rsidRPr="001D389B" w:rsidRDefault="00D6090F" w:rsidP="00F3062A">
            <w:pPr>
              <w:pStyle w:val="SMHeading"/>
              <w:jc w:val="both"/>
              <w:rPr>
                <w:b w:val="0"/>
                <w:sz w:val="18"/>
                <w:szCs w:val="18"/>
              </w:rPr>
            </w:pPr>
            <m:oMathPara>
              <m:oMath>
                <m:sSub>
                  <m:sSubPr>
                    <m:ctrlPr>
                      <w:rPr>
                        <w:rFonts w:ascii="Cambria Math" w:hAnsi="Cambria Math"/>
                        <w:b w:val="0"/>
                        <w:i/>
                        <w:sz w:val="18"/>
                        <w:szCs w:val="18"/>
                        <w:vertAlign w:val="subscript"/>
                      </w:rPr>
                    </m:ctrlPr>
                  </m:sSubPr>
                  <m:e>
                    <m:r>
                      <m:rPr>
                        <m:sty m:val="bi"/>
                      </m:rPr>
                      <w:rPr>
                        <w:rFonts w:ascii="Cambria Math" w:hAnsi="Cambria Math"/>
                        <w:sz w:val="18"/>
                        <w:szCs w:val="18"/>
                        <w:vertAlign w:val="subscript"/>
                      </w:rPr>
                      <m:t>ε</m:t>
                    </m:r>
                  </m:e>
                  <m:sub>
                    <m:r>
                      <m:rPr>
                        <m:sty m:val="bi"/>
                      </m:rPr>
                      <w:rPr>
                        <w:rFonts w:ascii="Cambria Math" w:hAnsi="Cambria Math"/>
                        <w:sz w:val="18"/>
                        <w:szCs w:val="18"/>
                        <w:vertAlign w:val="subscript"/>
                      </w:rPr>
                      <m:t>county-year</m:t>
                    </m:r>
                  </m:sub>
                </m:sSub>
              </m:oMath>
            </m:oMathPara>
          </w:p>
        </w:tc>
      </w:tr>
    </w:tbl>
    <w:commentRangeEnd w:id="3"/>
    <w:p w14:paraId="088A4A21" w14:textId="77777777" w:rsidR="00A142E0" w:rsidRDefault="00373255" w:rsidP="00AC0D8D">
      <w:pPr>
        <w:jc w:val="both"/>
      </w:pPr>
      <w:r>
        <w:rPr>
          <w:rStyle w:val="CommentReference"/>
        </w:rPr>
        <w:commentReference w:id="3"/>
      </w:r>
    </w:p>
    <w:p w14:paraId="3C4A83A5" w14:textId="77777777" w:rsidR="00A142E0" w:rsidRDefault="00A142E0" w:rsidP="00AC0D8D">
      <w:pPr>
        <w:jc w:val="both"/>
      </w:pPr>
    </w:p>
    <w:p w14:paraId="11A91880" w14:textId="77777777" w:rsidR="00A142E0" w:rsidRDefault="00A142E0" w:rsidP="00AC0D8D">
      <w:pPr>
        <w:jc w:val="both"/>
      </w:pPr>
    </w:p>
    <w:p w14:paraId="5602E008" w14:textId="77777777" w:rsidR="00A142E0" w:rsidRDefault="00A142E0" w:rsidP="00AC0D8D">
      <w:pPr>
        <w:jc w:val="both"/>
      </w:pPr>
    </w:p>
    <w:p w14:paraId="223B9017" w14:textId="77777777" w:rsidR="00A142E0" w:rsidRPr="00514EEE" w:rsidRDefault="00A142E0" w:rsidP="00AC0D8D">
      <w:pPr>
        <w:jc w:val="both"/>
        <w:sectPr w:rsidR="00A142E0" w:rsidRPr="00514EEE" w:rsidSect="00514EEE">
          <w:pgSz w:w="15840" w:h="12240" w:orient="landscape"/>
          <w:pgMar w:top="1440" w:right="1440" w:bottom="1440" w:left="1440" w:header="720" w:footer="720" w:gutter="0"/>
          <w:pgNumType w:start="1"/>
          <w:cols w:space="720"/>
          <w:docGrid w:linePitch="360"/>
        </w:sectPr>
      </w:pPr>
    </w:p>
    <w:p w14:paraId="361AFC22" w14:textId="3F4FFEFB" w:rsidR="009E6AC6" w:rsidRDefault="002317A1" w:rsidP="00EB0C31">
      <w:pPr>
        <w:jc w:val="both"/>
        <w:rPr>
          <w:b/>
        </w:rPr>
      </w:pPr>
      <w:r>
        <w:rPr>
          <w:b/>
        </w:rPr>
        <w:lastRenderedPageBreak/>
        <w:t xml:space="preserve">Figure S1. </w:t>
      </w:r>
      <w:proofErr w:type="gramStart"/>
      <w:r w:rsidR="00586B84">
        <w:t>Sex and age group specific r</w:t>
      </w:r>
      <w:r w:rsidRPr="002317A1">
        <w:t>ate ratio</w:t>
      </w:r>
      <w:r w:rsidR="00586B84">
        <w:t>s</w:t>
      </w:r>
      <w:r w:rsidRPr="002317A1">
        <w:t xml:space="preserve"> per </w:t>
      </w:r>
      <w:r w:rsidR="00A05D3D">
        <w:t>10</w:t>
      </w:r>
      <w:r w:rsidR="007809AF">
        <w:t xml:space="preserve"> </w:t>
      </w:r>
      <w:r w:rsidR="007809AF">
        <w:sym w:font="Symbol" w:char="F06D"/>
      </w:r>
      <w:r w:rsidR="007809AF">
        <w:t>g/m</w:t>
      </w:r>
      <w:r w:rsidR="007809AF" w:rsidRPr="00440A0D">
        <w:rPr>
          <w:vertAlign w:val="superscript"/>
        </w:rPr>
        <w:t>3</w:t>
      </w:r>
      <w:r w:rsidR="000B39C2">
        <w:t xml:space="preserve"> </w:t>
      </w:r>
      <w:bookmarkStart w:id="4" w:name="_GoBack"/>
      <w:bookmarkEnd w:id="4"/>
      <w:r w:rsidR="007809AF">
        <w:t xml:space="preserve">of </w:t>
      </w:r>
      <w:r w:rsidRPr="002317A1">
        <w:t>PM</w:t>
      </w:r>
      <w:r w:rsidRPr="002317A1">
        <w:rPr>
          <w:vertAlign w:val="subscript"/>
        </w:rPr>
        <w:t>2.5</w:t>
      </w:r>
      <w:r>
        <w:rPr>
          <w:b/>
        </w:rPr>
        <w:t xml:space="preserve"> </w:t>
      </w:r>
      <w:r w:rsidR="00586B84">
        <w:t xml:space="preserve">for cardiorespiratory </w:t>
      </w:r>
      <w:r w:rsidR="00586B84">
        <w:t>deaths.</w:t>
      </w:r>
      <w:proofErr w:type="gramEnd"/>
      <w:r w:rsidR="00586B84">
        <w:t xml:space="preserve"> These were estimated from four different Bayesian </w:t>
      </w:r>
      <w:proofErr w:type="spellStart"/>
      <w:r w:rsidR="00586B84">
        <w:t>spatio</w:t>
      </w:r>
      <w:proofErr w:type="spellEnd"/>
      <w:r w:rsidR="00586B84">
        <w:t>-temporal models, each of which adjusted to different degrees for space as well as confounding due to various socioeconomic factors and smoking</w:t>
      </w:r>
      <w:r w:rsidR="00026EE2">
        <w:t xml:space="preserve">, ranging from </w:t>
      </w:r>
      <w:r w:rsidR="00A86ABC">
        <w:t xml:space="preserve">the </w:t>
      </w:r>
      <w:r w:rsidR="005C2D4D">
        <w:t xml:space="preserve">unadjusted </w:t>
      </w:r>
      <w:r w:rsidR="00A86ABC">
        <w:t>model</w:t>
      </w:r>
      <w:r w:rsidR="00026EE2">
        <w:t xml:space="preserve"> to </w:t>
      </w:r>
      <w:r w:rsidR="00A86ABC">
        <w:t xml:space="preserve">the </w:t>
      </w:r>
      <w:r w:rsidR="005C2D4D">
        <w:t xml:space="preserve">restrictive </w:t>
      </w:r>
      <w:r w:rsidR="00A86ABC">
        <w:t>model</w:t>
      </w:r>
      <w:r w:rsidR="00586B84">
        <w:t>.</w:t>
      </w:r>
      <w:r w:rsidR="009E6AC6">
        <w:rPr>
          <w:b/>
        </w:rPr>
        <w:br w:type="page"/>
      </w:r>
    </w:p>
    <w:p w14:paraId="10016879" w14:textId="35AB78A3" w:rsidR="00F039B0" w:rsidRPr="00B320FC" w:rsidRDefault="00B320FC" w:rsidP="009A5287">
      <w:pPr>
        <w:pStyle w:val="SMText"/>
        <w:ind w:firstLine="0"/>
        <w:rPr>
          <w:b/>
        </w:rPr>
      </w:pPr>
      <w:r w:rsidRPr="00B320FC">
        <w:rPr>
          <w:b/>
        </w:rPr>
        <w:lastRenderedPageBreak/>
        <w:t>References</w:t>
      </w:r>
    </w:p>
    <w:p w14:paraId="7F621254" w14:textId="77777777" w:rsidR="00B65040" w:rsidRDefault="00B65040" w:rsidP="00A12F93">
      <w:pPr>
        <w:pStyle w:val="SMText"/>
        <w:ind w:firstLine="0"/>
        <w:jc w:val="both"/>
      </w:pPr>
    </w:p>
    <w:p w14:paraId="55B8CE19" w14:textId="77777777" w:rsidR="009E17C8" w:rsidRPr="009E17C8" w:rsidRDefault="00F039B0" w:rsidP="0049429F">
      <w:pPr>
        <w:pStyle w:val="EndNoteBibliography"/>
        <w:ind w:left="720" w:hanging="720"/>
        <w:jc w:val="both"/>
      </w:pPr>
      <w:r>
        <w:fldChar w:fldCharType="begin"/>
      </w:r>
      <w:r>
        <w:instrText xml:space="preserve"> ADDIN EN.REFLIST </w:instrText>
      </w:r>
      <w:r>
        <w:fldChar w:fldCharType="separate"/>
      </w:r>
      <w:r w:rsidR="009E17C8" w:rsidRPr="009E17C8">
        <w:t>1.</w:t>
      </w:r>
      <w:r w:rsidR="009E17C8" w:rsidRPr="009E17C8">
        <w:tab/>
        <w:t>D. W. Dockery</w:t>
      </w:r>
      <w:r w:rsidR="009E17C8" w:rsidRPr="009E17C8">
        <w:rPr>
          <w:i/>
        </w:rPr>
        <w:t xml:space="preserve"> et al.</w:t>
      </w:r>
      <w:r w:rsidR="009E17C8" w:rsidRPr="009E17C8">
        <w:t xml:space="preserve">, An Association between Air-Pollution and Mortality in 6 United-States Cities. </w:t>
      </w:r>
      <w:r w:rsidR="009E17C8" w:rsidRPr="009E17C8">
        <w:rPr>
          <w:i/>
        </w:rPr>
        <w:t>New Engl J Med</w:t>
      </w:r>
      <w:r w:rsidR="009E17C8" w:rsidRPr="009E17C8">
        <w:t xml:space="preserve"> </w:t>
      </w:r>
      <w:r w:rsidR="009E17C8" w:rsidRPr="009E17C8">
        <w:rPr>
          <w:b/>
        </w:rPr>
        <w:t>329</w:t>
      </w:r>
      <w:r w:rsidR="009E17C8" w:rsidRPr="009E17C8">
        <w:t>, 1753-1759 (1993).</w:t>
      </w:r>
    </w:p>
    <w:p w14:paraId="0DAFD6DD" w14:textId="77777777" w:rsidR="009E17C8" w:rsidRPr="009E17C8" w:rsidRDefault="009E17C8" w:rsidP="0049429F">
      <w:pPr>
        <w:pStyle w:val="EndNoteBibliography"/>
        <w:ind w:left="720" w:hanging="720"/>
        <w:jc w:val="both"/>
      </w:pPr>
      <w:r w:rsidRPr="009E17C8">
        <w:t>2.</w:t>
      </w:r>
      <w:r w:rsidRPr="009E17C8">
        <w:tab/>
        <w:t>C. A. Pope, 3rd</w:t>
      </w:r>
      <w:r w:rsidRPr="009E17C8">
        <w:rPr>
          <w:i/>
        </w:rPr>
        <w:t xml:space="preserve"> et al.</w:t>
      </w:r>
      <w:r w:rsidRPr="009E17C8">
        <w:t xml:space="preserve">, Lung cancer, cardiopulmonary mortality, and long-term exposure to fine particulate air pollution. </w:t>
      </w:r>
      <w:r w:rsidRPr="009E17C8">
        <w:rPr>
          <w:i/>
        </w:rPr>
        <w:t>JAMA</w:t>
      </w:r>
      <w:r w:rsidRPr="009E17C8">
        <w:t xml:space="preserve"> </w:t>
      </w:r>
      <w:r w:rsidRPr="009E17C8">
        <w:rPr>
          <w:b/>
        </w:rPr>
        <w:t>287</w:t>
      </w:r>
      <w:r w:rsidRPr="009E17C8">
        <w:t>, 1132-1141 (2002).</w:t>
      </w:r>
    </w:p>
    <w:p w14:paraId="00D0E9CD" w14:textId="77777777" w:rsidR="009E17C8" w:rsidRPr="009E17C8" w:rsidRDefault="009E17C8" w:rsidP="0049429F">
      <w:pPr>
        <w:pStyle w:val="EndNoteBibliography"/>
        <w:ind w:left="720" w:hanging="720"/>
        <w:jc w:val="both"/>
      </w:pPr>
      <w:r w:rsidRPr="009E17C8">
        <w:t>3.</w:t>
      </w:r>
      <w:r w:rsidRPr="009E17C8">
        <w:tab/>
        <w:t>J. C. Chow</w:t>
      </w:r>
      <w:r w:rsidRPr="009E17C8">
        <w:rPr>
          <w:i/>
        </w:rPr>
        <w:t xml:space="preserve"> et al.</w:t>
      </w:r>
      <w:r w:rsidRPr="009E17C8">
        <w:t xml:space="preserve">, Health effects of fine particulate air pollution: Lines that connect. </w:t>
      </w:r>
      <w:r w:rsidRPr="009E17C8">
        <w:rPr>
          <w:i/>
        </w:rPr>
        <w:t>J Air Waste Manage</w:t>
      </w:r>
      <w:r w:rsidRPr="009E17C8">
        <w:t xml:space="preserve"> </w:t>
      </w:r>
      <w:r w:rsidRPr="009E17C8">
        <w:rPr>
          <w:b/>
        </w:rPr>
        <w:t>56</w:t>
      </w:r>
      <w:r w:rsidRPr="009E17C8">
        <w:t>, 1368-1380 (2006).</w:t>
      </w:r>
    </w:p>
    <w:p w14:paraId="6D43414E" w14:textId="77777777" w:rsidR="009E17C8" w:rsidRPr="009E17C8" w:rsidRDefault="009E17C8" w:rsidP="0049429F">
      <w:pPr>
        <w:pStyle w:val="EndNoteBibliography"/>
        <w:ind w:left="720" w:hanging="720"/>
        <w:jc w:val="both"/>
      </w:pPr>
      <w:r w:rsidRPr="009E17C8">
        <w:t>4.</w:t>
      </w:r>
      <w:r w:rsidRPr="009E17C8">
        <w:tab/>
        <w:t>R. D. Brook</w:t>
      </w:r>
      <w:r w:rsidRPr="009E17C8">
        <w:rPr>
          <w:i/>
        </w:rPr>
        <w:t xml:space="preserve"> et al.</w:t>
      </w:r>
      <w:r w:rsidRPr="009E17C8">
        <w:t xml:space="preserve">, Particulate Matter Air Pollution and Cardiovascular Disease An Update to the Scientific Statement From the American Heart Association. </w:t>
      </w:r>
      <w:r w:rsidRPr="009E17C8">
        <w:rPr>
          <w:i/>
        </w:rPr>
        <w:t>Circulation</w:t>
      </w:r>
      <w:r w:rsidRPr="009E17C8">
        <w:t xml:space="preserve"> </w:t>
      </w:r>
      <w:r w:rsidRPr="009E17C8">
        <w:rPr>
          <w:b/>
        </w:rPr>
        <w:t>121</w:t>
      </w:r>
      <w:r w:rsidRPr="009E17C8">
        <w:t>, 2331-2378 (2010).</w:t>
      </w:r>
    </w:p>
    <w:p w14:paraId="50DDE8BB" w14:textId="77777777" w:rsidR="009E17C8" w:rsidRPr="009E17C8" w:rsidRDefault="009E17C8" w:rsidP="0049429F">
      <w:pPr>
        <w:pStyle w:val="EndNoteBibliography"/>
        <w:ind w:left="720" w:hanging="720"/>
        <w:jc w:val="both"/>
      </w:pPr>
      <w:r w:rsidRPr="009E17C8">
        <w:t>5.</w:t>
      </w:r>
      <w:r w:rsidRPr="009E17C8">
        <w:tab/>
        <w:t>R. Burnett</w:t>
      </w:r>
      <w:r w:rsidRPr="009E17C8">
        <w:rPr>
          <w:i/>
        </w:rPr>
        <w:t xml:space="preserve"> et al.</w:t>
      </w:r>
      <w:r w:rsidRPr="009E17C8">
        <w:t xml:space="preserve">, Global estimates of mortality associated with long-term exposure to outdoor fine particulate matter. </w:t>
      </w:r>
      <w:r w:rsidRPr="009E17C8">
        <w:rPr>
          <w:i/>
        </w:rPr>
        <w:t>Proc Natl Acad Sci U S A</w:t>
      </w:r>
      <w:r w:rsidRPr="009E17C8">
        <w:t xml:space="preserve"> </w:t>
      </w:r>
      <w:r w:rsidRPr="009E17C8">
        <w:rPr>
          <w:b/>
        </w:rPr>
        <w:t>115</w:t>
      </w:r>
      <w:r w:rsidRPr="009E17C8">
        <w:t>, 9592-9597 (2018).</w:t>
      </w:r>
    </w:p>
    <w:p w14:paraId="4A972ADD" w14:textId="77777777" w:rsidR="009E17C8" w:rsidRPr="009E17C8" w:rsidRDefault="009E17C8" w:rsidP="0049429F">
      <w:pPr>
        <w:pStyle w:val="EndNoteBibliography"/>
        <w:ind w:left="720" w:hanging="720"/>
        <w:jc w:val="both"/>
      </w:pPr>
      <w:r w:rsidRPr="009E17C8">
        <w:t>6.</w:t>
      </w:r>
      <w:r w:rsidRPr="009E17C8">
        <w:tab/>
        <w:t xml:space="preserve">N. Fann, S. Y. Kim, C. Olives, L. Sheppard, Estimated Changes in Life Expectancy and Adult Mortality Resulting from Declining PM2.5 Exposures in the Contiguous United States: 1980-2010. </w:t>
      </w:r>
      <w:r w:rsidRPr="009E17C8">
        <w:rPr>
          <w:i/>
        </w:rPr>
        <w:t>Environ Health Perspect</w:t>
      </w:r>
      <w:r w:rsidRPr="009E17C8">
        <w:t xml:space="preserve"> </w:t>
      </w:r>
      <w:r w:rsidRPr="009E17C8">
        <w:rPr>
          <w:b/>
        </w:rPr>
        <w:t>125</w:t>
      </w:r>
      <w:r w:rsidRPr="009E17C8">
        <w:t>, 097003 (2017).</w:t>
      </w:r>
    </w:p>
    <w:p w14:paraId="51828A0D" w14:textId="77777777" w:rsidR="009E17C8" w:rsidRPr="009E17C8" w:rsidRDefault="009E17C8" w:rsidP="0049429F">
      <w:pPr>
        <w:pStyle w:val="EndNoteBibliography"/>
        <w:ind w:left="720" w:hanging="720"/>
        <w:jc w:val="both"/>
      </w:pPr>
      <w:r w:rsidRPr="009E17C8">
        <w:t>7.</w:t>
      </w:r>
      <w:r w:rsidRPr="009E17C8">
        <w:tab/>
        <w:t xml:space="preserve">C. A. Pope, M. Ezzati, D. W. Dockery, Fine-Particulate Air Pollution and Life Expectancy in the United States. </w:t>
      </w:r>
      <w:r w:rsidRPr="009E17C8">
        <w:rPr>
          <w:i/>
        </w:rPr>
        <w:t>New Engl J Med</w:t>
      </w:r>
      <w:r w:rsidRPr="009E17C8">
        <w:t xml:space="preserve"> </w:t>
      </w:r>
      <w:r w:rsidRPr="009E17C8">
        <w:rPr>
          <w:b/>
        </w:rPr>
        <w:t>360</w:t>
      </w:r>
      <w:r w:rsidRPr="009E17C8">
        <w:t>, 376-386 (2009).</w:t>
      </w:r>
    </w:p>
    <w:p w14:paraId="756CED17" w14:textId="77777777" w:rsidR="009E17C8" w:rsidRPr="009E17C8" w:rsidRDefault="009E17C8" w:rsidP="0049429F">
      <w:pPr>
        <w:pStyle w:val="EndNoteBibliography"/>
        <w:ind w:left="720" w:hanging="720"/>
        <w:jc w:val="both"/>
      </w:pPr>
      <w:r w:rsidRPr="009E17C8">
        <w:t>8.</w:t>
      </w:r>
      <w:r w:rsidRPr="009E17C8">
        <w:tab/>
        <w:t>A. W. Correia</w:t>
      </w:r>
      <w:r w:rsidRPr="009E17C8">
        <w:rPr>
          <w:i/>
        </w:rPr>
        <w:t xml:space="preserve"> et al.</w:t>
      </w:r>
      <w:r w:rsidRPr="009E17C8">
        <w:t xml:space="preserve">, Effect of air pollution control on life expectancy in the United States: an analysis of 545 U.S. counties for the period from 2000 to 2007. </w:t>
      </w:r>
      <w:r w:rsidRPr="009E17C8">
        <w:rPr>
          <w:i/>
        </w:rPr>
        <w:t>Epidemiology</w:t>
      </w:r>
      <w:r w:rsidRPr="009E17C8">
        <w:t xml:space="preserve"> </w:t>
      </w:r>
      <w:r w:rsidRPr="009E17C8">
        <w:rPr>
          <w:b/>
        </w:rPr>
        <w:t>24</w:t>
      </w:r>
      <w:r w:rsidRPr="009E17C8">
        <w:t>, 23-31 (2013).</w:t>
      </w:r>
    </w:p>
    <w:p w14:paraId="5141C1CD" w14:textId="77777777" w:rsidR="009E17C8" w:rsidRPr="009E17C8" w:rsidRDefault="009E17C8" w:rsidP="0049429F">
      <w:pPr>
        <w:pStyle w:val="EndNoteBibliography"/>
        <w:ind w:left="720" w:hanging="720"/>
        <w:jc w:val="both"/>
      </w:pPr>
      <w:r w:rsidRPr="009E17C8">
        <w:t>9.</w:t>
      </w:r>
      <w:r w:rsidRPr="009E17C8">
        <w:tab/>
        <w:t xml:space="preserve">P. Elliott, J. C. Wakefield, N. G. Best, </w:t>
      </w:r>
      <w:r w:rsidRPr="009E17C8">
        <w:rPr>
          <w:i/>
        </w:rPr>
        <w:t>Spatial Epidemiology: Methods and Applications</w:t>
      </w:r>
      <w:r w:rsidRPr="009E17C8">
        <w:t>.  (Oxford University Press, 2001).</w:t>
      </w:r>
    </w:p>
    <w:p w14:paraId="749B50AE" w14:textId="77777777" w:rsidR="009E17C8" w:rsidRPr="009E17C8" w:rsidRDefault="009E17C8" w:rsidP="0049429F">
      <w:pPr>
        <w:pStyle w:val="EndNoteBibliography"/>
        <w:ind w:left="720" w:hanging="720"/>
        <w:jc w:val="both"/>
      </w:pPr>
      <w:r w:rsidRPr="009E17C8">
        <w:t>10.</w:t>
      </w:r>
      <w:r w:rsidRPr="009E17C8">
        <w:tab/>
        <w:t xml:space="preserve">L. B. Lave, E. P. Seskin, Air Pollution and Human Health. </w:t>
      </w:r>
      <w:r w:rsidRPr="009E17C8">
        <w:rPr>
          <w:i/>
        </w:rPr>
        <w:t>Science</w:t>
      </w:r>
      <w:r w:rsidRPr="009E17C8">
        <w:t xml:space="preserve"> </w:t>
      </w:r>
      <w:r w:rsidRPr="009E17C8">
        <w:rPr>
          <w:b/>
        </w:rPr>
        <w:t>169</w:t>
      </w:r>
      <w:r w:rsidRPr="009E17C8">
        <w:t>, 723 (1970).</w:t>
      </w:r>
    </w:p>
    <w:p w14:paraId="29F4EFC8" w14:textId="77777777" w:rsidR="009E17C8" w:rsidRPr="009E17C8" w:rsidRDefault="009E17C8" w:rsidP="0049429F">
      <w:pPr>
        <w:pStyle w:val="EndNoteBibliography"/>
        <w:ind w:left="720" w:hanging="720"/>
        <w:jc w:val="both"/>
      </w:pPr>
      <w:r w:rsidRPr="009E17C8">
        <w:t>11.</w:t>
      </w:r>
      <w:r w:rsidRPr="009E17C8">
        <w:tab/>
        <w:t xml:space="preserve">H. Özkaynak, G. D. J. R. a. Thurston, Associations between 1980 US mortality rates and alternative measures of airborne particle concentration. </w:t>
      </w:r>
      <w:r w:rsidRPr="009E17C8">
        <w:rPr>
          <w:b/>
        </w:rPr>
        <w:t>7</w:t>
      </w:r>
      <w:r w:rsidRPr="009E17C8">
        <w:t>, 449-461 (1987).</w:t>
      </w:r>
    </w:p>
    <w:p w14:paraId="2505C8D0" w14:textId="77777777" w:rsidR="009E17C8" w:rsidRPr="009E17C8" w:rsidRDefault="009E17C8" w:rsidP="0049429F">
      <w:pPr>
        <w:pStyle w:val="EndNoteBibliography"/>
        <w:ind w:left="720" w:hanging="720"/>
        <w:jc w:val="both"/>
      </w:pPr>
      <w:r w:rsidRPr="009E17C8">
        <w:t>12.</w:t>
      </w:r>
      <w:r w:rsidRPr="009E17C8">
        <w:tab/>
        <w:t>S.-Y. Kim</w:t>
      </w:r>
      <w:r w:rsidRPr="009E17C8">
        <w:rPr>
          <w:i/>
        </w:rPr>
        <w:t xml:space="preserve"> et al.</w:t>
      </w:r>
      <w:r w:rsidRPr="009E17C8">
        <w:t xml:space="preserve">, Historical Prediction Modeling Approach for Estimating Long-Term Concentrations of PM2.5 in Cohort Studies before the 1999 Implementation of Widespread Monitoring. </w:t>
      </w:r>
      <w:r w:rsidRPr="009E17C8">
        <w:rPr>
          <w:i/>
        </w:rPr>
        <w:t>Environ Health Persp</w:t>
      </w:r>
      <w:r w:rsidRPr="009E17C8">
        <w:t xml:space="preserve"> </w:t>
      </w:r>
      <w:r w:rsidRPr="009E17C8">
        <w:rPr>
          <w:b/>
        </w:rPr>
        <w:t>125</w:t>
      </w:r>
      <w:r w:rsidRPr="009E17C8">
        <w:t>, 38-46 (2017).</w:t>
      </w:r>
    </w:p>
    <w:p w14:paraId="08FBA1DE" w14:textId="1FDECE4D" w:rsidR="009E17C8" w:rsidRPr="009E17C8" w:rsidRDefault="009E17C8" w:rsidP="0049429F">
      <w:pPr>
        <w:pStyle w:val="EndNoteBibliography"/>
        <w:ind w:left="720" w:hanging="720"/>
        <w:jc w:val="both"/>
      </w:pPr>
      <w:r w:rsidRPr="009E17C8">
        <w:t>13.</w:t>
      </w:r>
      <w:r w:rsidRPr="009E17C8">
        <w:tab/>
        <w:t xml:space="preserve">Centers for Disease Control and Prevention, International Classification of Diseases 10th Revision (ICD-10), (available at </w:t>
      </w:r>
      <w:hyperlink r:id="rId22" w:history="1">
        <w:r w:rsidRPr="009E17C8">
          <w:rPr>
            <w:rStyle w:val="Hyperlink"/>
          </w:rPr>
          <w:t>https://www.cdc.gov/nchs/data/dvs/icd10fct.pdf</w:t>
        </w:r>
      </w:hyperlink>
      <w:r w:rsidRPr="009E17C8">
        <w:t xml:space="preserve">), </w:t>
      </w:r>
    </w:p>
    <w:p w14:paraId="5AA70A93" w14:textId="77777777" w:rsidR="009E17C8" w:rsidRPr="009E17C8" w:rsidRDefault="009E17C8" w:rsidP="0049429F">
      <w:pPr>
        <w:pStyle w:val="EndNoteBibliography"/>
        <w:ind w:left="720" w:hanging="720"/>
        <w:jc w:val="both"/>
      </w:pPr>
      <w:r w:rsidRPr="009E17C8">
        <w:t>14.</w:t>
      </w:r>
      <w:r w:rsidRPr="009E17C8">
        <w:tab/>
        <w:t>S. Y. Kim</w:t>
      </w:r>
      <w:r w:rsidRPr="009E17C8">
        <w:rPr>
          <w:i/>
        </w:rPr>
        <w:t xml:space="preserve"> et al.</w:t>
      </w:r>
      <w:r w:rsidRPr="009E17C8">
        <w:t>, A Parsimonious Approach for Estimating Individual-level Concentrations of Criteria Pollutants Over the Contiguous U.S. (in preparation).  (2018).</w:t>
      </w:r>
    </w:p>
    <w:p w14:paraId="1AD5E602" w14:textId="77777777" w:rsidR="009E17C8" w:rsidRPr="009E17C8" w:rsidRDefault="009E17C8" w:rsidP="0049429F">
      <w:pPr>
        <w:pStyle w:val="EndNoteBibliography"/>
        <w:ind w:left="720" w:hanging="720"/>
        <w:jc w:val="both"/>
      </w:pPr>
      <w:r w:rsidRPr="009E17C8">
        <w:t>15.</w:t>
      </w:r>
      <w:r w:rsidRPr="009E17C8">
        <w:tab/>
        <w:t>G. Danaei</w:t>
      </w:r>
      <w:r w:rsidRPr="009E17C8">
        <w:rPr>
          <w:i/>
        </w:rPr>
        <w:t xml:space="preserve"> et al.</w:t>
      </w:r>
      <w:r w:rsidRPr="009E17C8">
        <w:t xml:space="preserve">, The Promise of Prevention: The Effects of Four Preventable Risk Factors on National Life Expectancy and Life Expectancy Disparities by Race and County in the United States. </w:t>
      </w:r>
      <w:r w:rsidRPr="009E17C8">
        <w:rPr>
          <w:i/>
        </w:rPr>
        <w:t>Plos Med</w:t>
      </w:r>
      <w:r w:rsidRPr="009E17C8">
        <w:t xml:space="preserve"> </w:t>
      </w:r>
      <w:r w:rsidRPr="009E17C8">
        <w:rPr>
          <w:b/>
        </w:rPr>
        <w:t>7</w:t>
      </w:r>
      <w:r w:rsidRPr="009E17C8">
        <w:t>,  (2010).</w:t>
      </w:r>
    </w:p>
    <w:p w14:paraId="0D62A5F0" w14:textId="77777777" w:rsidR="009E17C8" w:rsidRPr="009E17C8" w:rsidRDefault="009E17C8" w:rsidP="0049429F">
      <w:pPr>
        <w:pStyle w:val="EndNoteBibliography"/>
        <w:ind w:left="720" w:hanging="720"/>
        <w:jc w:val="both"/>
      </w:pPr>
      <w:r w:rsidRPr="009E17C8">
        <w:t>16.</w:t>
      </w:r>
      <w:r w:rsidRPr="009E17C8">
        <w:tab/>
        <w:t xml:space="preserve">S. Oza, M. J. Thun, S. J. Henley, A. D. Lopez, M. Ezzati, How many deaths are attributable to smoking in the United States? Comparison of methods for estimating smoking-attributable mortality when smoking prevalence changes. </w:t>
      </w:r>
      <w:r w:rsidRPr="009E17C8">
        <w:rPr>
          <w:i/>
        </w:rPr>
        <w:t>Preventive Medicine</w:t>
      </w:r>
      <w:r w:rsidRPr="009E17C8">
        <w:t xml:space="preserve"> </w:t>
      </w:r>
      <w:r w:rsidRPr="009E17C8">
        <w:rPr>
          <w:b/>
        </w:rPr>
        <w:t>52</w:t>
      </w:r>
      <w:r w:rsidRPr="009E17C8">
        <w:t>, 428-433 (2011).</w:t>
      </w:r>
    </w:p>
    <w:p w14:paraId="28544369" w14:textId="77777777" w:rsidR="009E17C8" w:rsidRPr="009E17C8" w:rsidRDefault="009E17C8" w:rsidP="0049429F">
      <w:pPr>
        <w:pStyle w:val="EndNoteBibliography"/>
        <w:ind w:left="720" w:hanging="720"/>
        <w:jc w:val="both"/>
      </w:pPr>
      <w:r w:rsidRPr="009E17C8">
        <w:t>17.</w:t>
      </w:r>
      <w:r w:rsidRPr="009E17C8">
        <w:tab/>
        <w:t xml:space="preserve">R. Peto, A. D. Lopez, J. Boreham, M. Thun, C. Heath, Mortality from Tobacco in Developed-Countries - Indirect Estimation from National Vital-Statistics. </w:t>
      </w:r>
      <w:r w:rsidRPr="009E17C8">
        <w:rPr>
          <w:i/>
        </w:rPr>
        <w:t>Lancet</w:t>
      </w:r>
      <w:r w:rsidRPr="009E17C8">
        <w:t xml:space="preserve"> </w:t>
      </w:r>
      <w:r w:rsidRPr="009E17C8">
        <w:rPr>
          <w:b/>
        </w:rPr>
        <w:t>339</w:t>
      </w:r>
      <w:r w:rsidRPr="009E17C8">
        <w:t>, 1268-1278 (1992).</w:t>
      </w:r>
    </w:p>
    <w:p w14:paraId="194E8A2C" w14:textId="77777777" w:rsidR="009E17C8" w:rsidRPr="009E17C8" w:rsidRDefault="009E17C8" w:rsidP="0049429F">
      <w:pPr>
        <w:pStyle w:val="EndNoteBibliography"/>
        <w:ind w:left="720" w:hanging="720"/>
        <w:jc w:val="both"/>
      </w:pPr>
      <w:r w:rsidRPr="009E17C8">
        <w:t>18.</w:t>
      </w:r>
      <w:r w:rsidRPr="009E17C8">
        <w:tab/>
        <w:t>D. L. Crouse</w:t>
      </w:r>
      <w:r w:rsidRPr="009E17C8">
        <w:rPr>
          <w:i/>
        </w:rPr>
        <w:t xml:space="preserve"> et al.</w:t>
      </w:r>
      <w:r w:rsidRPr="009E17C8">
        <w:t xml:space="preserve">, Ambient PM2. 5, O3, and NO2 exposures and associations with mortality over 16 years of follow-up in the Canadian Census Health and Environment Cohort (CanCHEC). </w:t>
      </w:r>
      <w:r w:rsidRPr="009E17C8">
        <w:rPr>
          <w:i/>
        </w:rPr>
        <w:t>Environ Health Persp</w:t>
      </w:r>
      <w:r w:rsidRPr="009E17C8">
        <w:t xml:space="preserve"> </w:t>
      </w:r>
      <w:r w:rsidRPr="009E17C8">
        <w:rPr>
          <w:b/>
        </w:rPr>
        <w:t>123</w:t>
      </w:r>
      <w:r w:rsidRPr="009E17C8">
        <w:t>, 1180 (2015).</w:t>
      </w:r>
    </w:p>
    <w:p w14:paraId="1EFFF758" w14:textId="77777777" w:rsidR="009E17C8" w:rsidRPr="009E17C8" w:rsidRDefault="009E17C8" w:rsidP="0049429F">
      <w:pPr>
        <w:pStyle w:val="EndNoteBibliography"/>
        <w:ind w:left="720" w:hanging="720"/>
        <w:jc w:val="both"/>
      </w:pPr>
      <w:r w:rsidRPr="009E17C8">
        <w:lastRenderedPageBreak/>
        <w:t>19.</w:t>
      </w:r>
      <w:r w:rsidRPr="009E17C8">
        <w:tab/>
        <w:t xml:space="preserve">H. Rue, L. Held, </w:t>
      </w:r>
      <w:r w:rsidRPr="009E17C8">
        <w:rPr>
          <w:i/>
        </w:rPr>
        <w:t>Gaussian Markov random fields: theory and applications</w:t>
      </w:r>
      <w:r w:rsidRPr="009E17C8">
        <w:t>.  (CRC press, 2005).</w:t>
      </w:r>
    </w:p>
    <w:p w14:paraId="657CC238" w14:textId="77777777" w:rsidR="009E17C8" w:rsidRPr="009E17C8" w:rsidRDefault="009E17C8" w:rsidP="0049429F">
      <w:pPr>
        <w:pStyle w:val="EndNoteBibliography"/>
        <w:ind w:left="720" w:hanging="720"/>
        <w:jc w:val="both"/>
      </w:pPr>
      <w:r w:rsidRPr="009E17C8">
        <w:t>20.</w:t>
      </w:r>
      <w:r w:rsidRPr="009E17C8">
        <w:tab/>
        <w:t>V. Kontis</w:t>
      </w:r>
      <w:r w:rsidRPr="009E17C8">
        <w:rPr>
          <w:i/>
        </w:rPr>
        <w:t xml:space="preserve"> et al.</w:t>
      </w:r>
      <w:r w:rsidRPr="009E17C8">
        <w:t xml:space="preserve">, Future life expectancy in 35 industrialised countries: projections with a Bayesian model ensemble. </w:t>
      </w:r>
      <w:r w:rsidRPr="009E17C8">
        <w:rPr>
          <w:i/>
        </w:rPr>
        <w:t>Lancet</w:t>
      </w:r>
      <w:r w:rsidRPr="009E17C8">
        <w:t xml:space="preserve"> </w:t>
      </w:r>
      <w:r w:rsidRPr="009E17C8">
        <w:rPr>
          <w:b/>
        </w:rPr>
        <w:t>389</w:t>
      </w:r>
      <w:r w:rsidRPr="009E17C8">
        <w:t>, 1323-1335 (2017).</w:t>
      </w:r>
    </w:p>
    <w:p w14:paraId="3D5C32C4" w14:textId="77777777" w:rsidR="009E17C8" w:rsidRPr="009E17C8" w:rsidRDefault="009E17C8" w:rsidP="0049429F">
      <w:pPr>
        <w:pStyle w:val="EndNoteBibliography"/>
        <w:ind w:left="720" w:hanging="720"/>
        <w:jc w:val="both"/>
      </w:pPr>
      <w:r w:rsidRPr="009E17C8">
        <w:t>21.</w:t>
      </w:r>
      <w:r w:rsidRPr="009E17C8">
        <w:tab/>
        <w:t xml:space="preserve">S. Preston, P. Heuveline, M. Guillot, </w:t>
      </w:r>
      <w:r w:rsidRPr="009E17C8">
        <w:rPr>
          <w:i/>
        </w:rPr>
        <w:t>Demography: measuring and modeling population processes</w:t>
      </w:r>
      <w:r w:rsidRPr="009E17C8">
        <w:t>.  (2000).</w:t>
      </w:r>
    </w:p>
    <w:p w14:paraId="47682E5A" w14:textId="77777777" w:rsidR="009E17C8" w:rsidRPr="009E17C8" w:rsidRDefault="009E17C8" w:rsidP="0049429F">
      <w:pPr>
        <w:pStyle w:val="EndNoteBibliography"/>
        <w:ind w:left="720" w:hanging="720"/>
        <w:jc w:val="both"/>
      </w:pPr>
      <w:r w:rsidRPr="009E17C8">
        <w:t>22.</w:t>
      </w:r>
      <w:r w:rsidRPr="009E17C8">
        <w:tab/>
        <w:t>A. R. Thatcher, V. Kannisto, J. W. Vaupel, The force of mortality at ages 80 to 120.  (1998).</w:t>
      </w:r>
    </w:p>
    <w:p w14:paraId="2AFC0124" w14:textId="3D56696B" w:rsidR="009E17C8" w:rsidRPr="009E17C8" w:rsidRDefault="009E17C8" w:rsidP="0049429F">
      <w:pPr>
        <w:pStyle w:val="EndNoteBibliography"/>
        <w:ind w:left="720" w:hanging="720"/>
        <w:jc w:val="both"/>
      </w:pPr>
      <w:r w:rsidRPr="009E17C8">
        <w:t>23.</w:t>
      </w:r>
      <w:r w:rsidRPr="009E17C8">
        <w:tab/>
        <w:t xml:space="preserve">WHO, WHO methods and data sources for life tables 1990-2016, (available at </w:t>
      </w:r>
      <w:hyperlink r:id="rId23" w:history="1">
        <w:r w:rsidRPr="009E17C8">
          <w:rPr>
            <w:rStyle w:val="Hyperlink"/>
          </w:rPr>
          <w:t>http://www.who.int/healthinfo/statistics/LT_method.pdf</w:t>
        </w:r>
      </w:hyperlink>
      <w:r w:rsidRPr="009E17C8">
        <w:t>), (2018).</w:t>
      </w:r>
    </w:p>
    <w:p w14:paraId="50CC1BF3" w14:textId="02C7184D" w:rsidR="003B554D" w:rsidRDefault="00F039B0" w:rsidP="0049429F">
      <w:pPr>
        <w:pStyle w:val="SMText"/>
        <w:ind w:firstLine="0"/>
        <w:jc w:val="both"/>
      </w:pPr>
      <w:r>
        <w:fldChar w:fldCharType="end"/>
      </w:r>
    </w:p>
    <w:sectPr w:rsidR="003B554D" w:rsidSect="00E853D5">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mahx99" w:date="2018-11-23T19:51:00Z" w:initials="u">
    <w:p w14:paraId="5448FBC9" w14:textId="77777777" w:rsidR="004765EA" w:rsidRDefault="004765EA">
      <w:pPr>
        <w:pStyle w:val="CommentText"/>
      </w:pPr>
      <w:r>
        <w:rPr>
          <w:rStyle w:val="CommentReference"/>
        </w:rPr>
        <w:annotationRef/>
      </w:r>
      <w:r>
        <w:t>We use nu_0 in the equation table</w:t>
      </w:r>
    </w:p>
    <w:p w14:paraId="2D6CBDA6" w14:textId="77777777" w:rsidR="004765EA" w:rsidRDefault="004765EA">
      <w:pPr>
        <w:pStyle w:val="CommentText"/>
      </w:pPr>
    </w:p>
    <w:p w14:paraId="09EBD69F" w14:textId="3FB45043" w:rsidR="004765EA" w:rsidRDefault="004765EA">
      <w:pPr>
        <w:pStyle w:val="CommentText"/>
      </w:pPr>
      <w:r>
        <w:t xml:space="preserve">I prefer </w:t>
      </w:r>
      <w:proofErr w:type="spellStart"/>
      <w:r>
        <w:t>nu_year</w:t>
      </w:r>
      <w:proofErr w:type="spellEnd"/>
      <w:r>
        <w:t xml:space="preserve"> as here I think but need to </w:t>
      </w:r>
      <w:proofErr w:type="spellStart"/>
      <w:r>
        <w:t>harmonise</w:t>
      </w:r>
      <w:proofErr w:type="spellEnd"/>
    </w:p>
  </w:comment>
  <w:comment w:id="2" w:author="Ezzati, Majid" w:date="2018-11-23T21:59:00Z" w:initials="EM">
    <w:p w14:paraId="7C6D9F80" w14:textId="2B35D995" w:rsidR="00D91B66" w:rsidRDefault="00D91B66">
      <w:pPr>
        <w:pStyle w:val="CommentText"/>
      </w:pPr>
      <w:r>
        <w:rPr>
          <w:rStyle w:val="CommentReference"/>
        </w:rPr>
        <w:annotationRef/>
      </w:r>
      <w:r>
        <w:t>Do so please for the final version</w:t>
      </w:r>
    </w:p>
  </w:comment>
  <w:comment w:id="3" w:author="Ezzati, Majid" w:date="2018-11-23T22:02:00Z" w:initials="EM">
    <w:p w14:paraId="5DB877AB" w14:textId="29732670" w:rsidR="00373255" w:rsidRDefault="00373255">
      <w:pPr>
        <w:pStyle w:val="CommentText"/>
      </w:pPr>
      <w:r>
        <w:rPr>
          <w:rStyle w:val="CommentReference"/>
        </w:rPr>
        <w:annotationRef/>
      </w:r>
      <w:r>
        <w:t>See comment above re subscript for nu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2044F6" w15:done="0"/>
  <w15:commentEx w15:paraId="09EBD69F" w15:done="0"/>
  <w15:commentEx w15:paraId="7C6D9F80" w15:paraIdParent="09EBD69F" w15:done="0"/>
  <w15:commentEx w15:paraId="5DB877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2044F6" w16cid:durableId="1FA32EBF"/>
  <w16cid:commentId w16cid:paraId="09EBD69F" w16cid:durableId="1FA31F4A"/>
  <w16cid:commentId w16cid:paraId="7C6D9F80" w16cid:durableId="1FA31F4B"/>
  <w16cid:commentId w16cid:paraId="5DB877AB" w16cid:durableId="1FA31F4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E6490F" w14:textId="77777777" w:rsidR="00D6090F" w:rsidRDefault="00D6090F">
      <w:r>
        <w:separator/>
      </w:r>
    </w:p>
  </w:endnote>
  <w:endnote w:type="continuationSeparator" w:id="0">
    <w:p w14:paraId="1E6C0C2C" w14:textId="77777777" w:rsidR="00D6090F" w:rsidRDefault="00D60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8EA3E" w14:textId="41489DA7" w:rsidR="00CE07FD" w:rsidRDefault="00CE07FD">
    <w:pPr>
      <w:pStyle w:val="Footer"/>
      <w:jc w:val="right"/>
    </w:pPr>
    <w:r>
      <w:fldChar w:fldCharType="begin"/>
    </w:r>
    <w:r>
      <w:instrText xml:space="preserve"> PAGE   \* MERGEFORMAT </w:instrText>
    </w:r>
    <w:r>
      <w:fldChar w:fldCharType="separate"/>
    </w:r>
    <w:r w:rsidR="007809AF">
      <w:rPr>
        <w:noProof/>
      </w:rPr>
      <w:t>1</w:t>
    </w:r>
    <w:r>
      <w:fldChar w:fldCharType="end"/>
    </w:r>
  </w:p>
  <w:p w14:paraId="211F3547" w14:textId="77777777" w:rsidR="00CE07FD" w:rsidRDefault="00CE0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25BEA2" w14:textId="77777777" w:rsidR="00D6090F" w:rsidRDefault="00D6090F">
      <w:r>
        <w:separator/>
      </w:r>
    </w:p>
  </w:footnote>
  <w:footnote w:type="continuationSeparator" w:id="0">
    <w:p w14:paraId="51DC6209" w14:textId="77777777" w:rsidR="00D6090F" w:rsidRDefault="00D609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501F95" w14:textId="77777777" w:rsidR="00CE07FD" w:rsidRPr="005001AC" w:rsidRDefault="00CE07FD" w:rsidP="005001AC">
    <w:pPr>
      <w:jc w:val="right"/>
      <w:rPr>
        <w:sz w:val="20"/>
      </w:rPr>
    </w:pPr>
  </w:p>
  <w:p w14:paraId="3CD866EE" w14:textId="77777777" w:rsidR="00CE07FD" w:rsidRDefault="00CE07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4"/>
  </w:num>
  <w:num w:numId="14">
    <w:abstractNumId w:val="10"/>
  </w:num>
  <w:num w:numId="1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DM">
    <w15:presenceInfo w15:providerId="None" w15:userId="JD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3"/>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Science web&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29&lt;/item&gt;&lt;item&gt;343&lt;/item&gt;&lt;item&gt;354&lt;/item&gt;&lt;item&gt;360&lt;/item&gt;&lt;item&gt;365&lt;/item&gt;&lt;item&gt;368&lt;/item&gt;&lt;item&gt;377&lt;/item&gt;&lt;item&gt;378&lt;/item&gt;&lt;item&gt;379&lt;/item&gt;&lt;item&gt;380&lt;/item&gt;&lt;item&gt;385&lt;/item&gt;&lt;item&gt;386&lt;/item&gt;&lt;item&gt;387&lt;/item&gt;&lt;item&gt;408&lt;/item&gt;&lt;item&gt;427&lt;/item&gt;&lt;item&gt;429&lt;/item&gt;&lt;item&gt;431&lt;/item&gt;&lt;item&gt;433&lt;/item&gt;&lt;item&gt;435&lt;/item&gt;&lt;item&gt;444&lt;/item&gt;&lt;item&gt;449&lt;/item&gt;&lt;/record-ids&gt;&lt;/item&gt;&lt;/Libraries&gt;"/>
  </w:docVars>
  <w:rsids>
    <w:rsidRoot w:val="002C030F"/>
    <w:rsid w:val="000131AD"/>
    <w:rsid w:val="00014A2A"/>
    <w:rsid w:val="00015F74"/>
    <w:rsid w:val="00026EE2"/>
    <w:rsid w:val="00027403"/>
    <w:rsid w:val="00034189"/>
    <w:rsid w:val="0003790C"/>
    <w:rsid w:val="000621D4"/>
    <w:rsid w:val="00065EBD"/>
    <w:rsid w:val="00072B28"/>
    <w:rsid w:val="0007716E"/>
    <w:rsid w:val="00082ECE"/>
    <w:rsid w:val="00083B44"/>
    <w:rsid w:val="000850DC"/>
    <w:rsid w:val="00090DDB"/>
    <w:rsid w:val="000A308F"/>
    <w:rsid w:val="000B2666"/>
    <w:rsid w:val="000B39C2"/>
    <w:rsid w:val="000B45D0"/>
    <w:rsid w:val="000B4A8C"/>
    <w:rsid w:val="000B6B6A"/>
    <w:rsid w:val="000C0EF7"/>
    <w:rsid w:val="000C2771"/>
    <w:rsid w:val="000C317D"/>
    <w:rsid w:val="000D46F4"/>
    <w:rsid w:val="000F0DCE"/>
    <w:rsid w:val="000F6BE3"/>
    <w:rsid w:val="00111046"/>
    <w:rsid w:val="00112C5B"/>
    <w:rsid w:val="00113730"/>
    <w:rsid w:val="00114193"/>
    <w:rsid w:val="00115A38"/>
    <w:rsid w:val="0011687B"/>
    <w:rsid w:val="00124F82"/>
    <w:rsid w:val="00130C3A"/>
    <w:rsid w:val="00137900"/>
    <w:rsid w:val="00142453"/>
    <w:rsid w:val="0016337A"/>
    <w:rsid w:val="00164269"/>
    <w:rsid w:val="00184A91"/>
    <w:rsid w:val="00193B86"/>
    <w:rsid w:val="001A1BDE"/>
    <w:rsid w:val="001A537D"/>
    <w:rsid w:val="001A742D"/>
    <w:rsid w:val="001A77DE"/>
    <w:rsid w:val="001B780B"/>
    <w:rsid w:val="001D0B8B"/>
    <w:rsid w:val="001D389B"/>
    <w:rsid w:val="001D3DAC"/>
    <w:rsid w:val="001E0237"/>
    <w:rsid w:val="001E75F8"/>
    <w:rsid w:val="001F0876"/>
    <w:rsid w:val="001F167C"/>
    <w:rsid w:val="001F5323"/>
    <w:rsid w:val="001F5E91"/>
    <w:rsid w:val="002023F8"/>
    <w:rsid w:val="00204787"/>
    <w:rsid w:val="00205851"/>
    <w:rsid w:val="002077B9"/>
    <w:rsid w:val="0021172F"/>
    <w:rsid w:val="00226E3C"/>
    <w:rsid w:val="002317A1"/>
    <w:rsid w:val="00242548"/>
    <w:rsid w:val="00243B13"/>
    <w:rsid w:val="00252528"/>
    <w:rsid w:val="00262D72"/>
    <w:rsid w:val="00273C80"/>
    <w:rsid w:val="002938BC"/>
    <w:rsid w:val="00294FBB"/>
    <w:rsid w:val="002A7B4F"/>
    <w:rsid w:val="002B7C7A"/>
    <w:rsid w:val="002C030F"/>
    <w:rsid w:val="002D666D"/>
    <w:rsid w:val="002E1AF3"/>
    <w:rsid w:val="002F002C"/>
    <w:rsid w:val="002F0163"/>
    <w:rsid w:val="00300A4D"/>
    <w:rsid w:val="00301C82"/>
    <w:rsid w:val="00304897"/>
    <w:rsid w:val="00312272"/>
    <w:rsid w:val="00324860"/>
    <w:rsid w:val="00326B28"/>
    <w:rsid w:val="00331B12"/>
    <w:rsid w:val="00331D75"/>
    <w:rsid w:val="00331EF5"/>
    <w:rsid w:val="003364BC"/>
    <w:rsid w:val="00336CCC"/>
    <w:rsid w:val="00343D01"/>
    <w:rsid w:val="003470A9"/>
    <w:rsid w:val="00355362"/>
    <w:rsid w:val="003639DD"/>
    <w:rsid w:val="00363E44"/>
    <w:rsid w:val="00373255"/>
    <w:rsid w:val="0037450D"/>
    <w:rsid w:val="00380F6E"/>
    <w:rsid w:val="00390AD8"/>
    <w:rsid w:val="00393252"/>
    <w:rsid w:val="00395E86"/>
    <w:rsid w:val="00397B17"/>
    <w:rsid w:val="003A24DD"/>
    <w:rsid w:val="003A2FD8"/>
    <w:rsid w:val="003A432E"/>
    <w:rsid w:val="003B18F6"/>
    <w:rsid w:val="003B40E6"/>
    <w:rsid w:val="003B554D"/>
    <w:rsid w:val="003C69ED"/>
    <w:rsid w:val="003E239C"/>
    <w:rsid w:val="003E742D"/>
    <w:rsid w:val="003E74FB"/>
    <w:rsid w:val="003F2BBD"/>
    <w:rsid w:val="003F32C1"/>
    <w:rsid w:val="003F4536"/>
    <w:rsid w:val="003F6E14"/>
    <w:rsid w:val="00405336"/>
    <w:rsid w:val="004069DC"/>
    <w:rsid w:val="004103A9"/>
    <w:rsid w:val="004145A6"/>
    <w:rsid w:val="0042284C"/>
    <w:rsid w:val="00431A2D"/>
    <w:rsid w:val="00431DC1"/>
    <w:rsid w:val="00435525"/>
    <w:rsid w:val="00436AE5"/>
    <w:rsid w:val="00437681"/>
    <w:rsid w:val="004571D5"/>
    <w:rsid w:val="00461D81"/>
    <w:rsid w:val="0046356B"/>
    <w:rsid w:val="0047415E"/>
    <w:rsid w:val="004765EA"/>
    <w:rsid w:val="00477182"/>
    <w:rsid w:val="004779CB"/>
    <w:rsid w:val="004905BB"/>
    <w:rsid w:val="004920A7"/>
    <w:rsid w:val="0049429F"/>
    <w:rsid w:val="00497014"/>
    <w:rsid w:val="004A4020"/>
    <w:rsid w:val="004A6FD2"/>
    <w:rsid w:val="004B5A35"/>
    <w:rsid w:val="004D4CF1"/>
    <w:rsid w:val="004D799D"/>
    <w:rsid w:val="004E42D8"/>
    <w:rsid w:val="004E7BA2"/>
    <w:rsid w:val="004F4F0D"/>
    <w:rsid w:val="004F6D0A"/>
    <w:rsid w:val="004F79CB"/>
    <w:rsid w:val="004F7EDF"/>
    <w:rsid w:val="005001AC"/>
    <w:rsid w:val="005011C7"/>
    <w:rsid w:val="005021AA"/>
    <w:rsid w:val="00514EEE"/>
    <w:rsid w:val="00527D71"/>
    <w:rsid w:val="00536F74"/>
    <w:rsid w:val="00545BDC"/>
    <w:rsid w:val="00550248"/>
    <w:rsid w:val="005520A8"/>
    <w:rsid w:val="00556A8B"/>
    <w:rsid w:val="005579CE"/>
    <w:rsid w:val="005607DD"/>
    <w:rsid w:val="005733EC"/>
    <w:rsid w:val="005772FB"/>
    <w:rsid w:val="0057749E"/>
    <w:rsid w:val="00577683"/>
    <w:rsid w:val="0058308E"/>
    <w:rsid w:val="0058560C"/>
    <w:rsid w:val="00586B84"/>
    <w:rsid w:val="00591C73"/>
    <w:rsid w:val="005A1332"/>
    <w:rsid w:val="005A43A4"/>
    <w:rsid w:val="005A558C"/>
    <w:rsid w:val="005C2D4D"/>
    <w:rsid w:val="005C6CC5"/>
    <w:rsid w:val="005C7A71"/>
    <w:rsid w:val="005E28F8"/>
    <w:rsid w:val="005E2F70"/>
    <w:rsid w:val="005E4C37"/>
    <w:rsid w:val="005E6513"/>
    <w:rsid w:val="005F25EC"/>
    <w:rsid w:val="0060109F"/>
    <w:rsid w:val="006011A1"/>
    <w:rsid w:val="00644915"/>
    <w:rsid w:val="00647FE6"/>
    <w:rsid w:val="00651114"/>
    <w:rsid w:val="00661343"/>
    <w:rsid w:val="0066346A"/>
    <w:rsid w:val="00664560"/>
    <w:rsid w:val="006673C4"/>
    <w:rsid w:val="00670299"/>
    <w:rsid w:val="00683C3D"/>
    <w:rsid w:val="00691985"/>
    <w:rsid w:val="00697A9E"/>
    <w:rsid w:val="006A1B64"/>
    <w:rsid w:val="006B4EED"/>
    <w:rsid w:val="006C2CC3"/>
    <w:rsid w:val="006D7976"/>
    <w:rsid w:val="006E5934"/>
    <w:rsid w:val="006F5CC9"/>
    <w:rsid w:val="00704680"/>
    <w:rsid w:val="0070534D"/>
    <w:rsid w:val="007108F5"/>
    <w:rsid w:val="0071237C"/>
    <w:rsid w:val="00712497"/>
    <w:rsid w:val="00713E5B"/>
    <w:rsid w:val="00715573"/>
    <w:rsid w:val="0072015C"/>
    <w:rsid w:val="007240D8"/>
    <w:rsid w:val="007402FC"/>
    <w:rsid w:val="007411A1"/>
    <w:rsid w:val="00757E11"/>
    <w:rsid w:val="00760845"/>
    <w:rsid w:val="007705A1"/>
    <w:rsid w:val="007809AF"/>
    <w:rsid w:val="0078166C"/>
    <w:rsid w:val="00781D7C"/>
    <w:rsid w:val="0078620C"/>
    <w:rsid w:val="00786865"/>
    <w:rsid w:val="00793072"/>
    <w:rsid w:val="007A0B58"/>
    <w:rsid w:val="007A2A38"/>
    <w:rsid w:val="007B646D"/>
    <w:rsid w:val="007D10BB"/>
    <w:rsid w:val="00803931"/>
    <w:rsid w:val="00807D35"/>
    <w:rsid w:val="008141B3"/>
    <w:rsid w:val="00814325"/>
    <w:rsid w:val="00815132"/>
    <w:rsid w:val="008218C4"/>
    <w:rsid w:val="0082411A"/>
    <w:rsid w:val="00837A64"/>
    <w:rsid w:val="008406DD"/>
    <w:rsid w:val="008437A6"/>
    <w:rsid w:val="00856527"/>
    <w:rsid w:val="00863687"/>
    <w:rsid w:val="00863700"/>
    <w:rsid w:val="00867A98"/>
    <w:rsid w:val="00870867"/>
    <w:rsid w:val="00872604"/>
    <w:rsid w:val="00874D4B"/>
    <w:rsid w:val="00882618"/>
    <w:rsid w:val="00885C9B"/>
    <w:rsid w:val="00892779"/>
    <w:rsid w:val="0089522B"/>
    <w:rsid w:val="00897970"/>
    <w:rsid w:val="008A1F60"/>
    <w:rsid w:val="008B102A"/>
    <w:rsid w:val="008B1313"/>
    <w:rsid w:val="008B1DE2"/>
    <w:rsid w:val="008B318C"/>
    <w:rsid w:val="008C0BEA"/>
    <w:rsid w:val="008C2146"/>
    <w:rsid w:val="008D4B18"/>
    <w:rsid w:val="008D5D2A"/>
    <w:rsid w:val="008D6FBC"/>
    <w:rsid w:val="008E4789"/>
    <w:rsid w:val="008F1F3E"/>
    <w:rsid w:val="00900205"/>
    <w:rsid w:val="00901EEC"/>
    <w:rsid w:val="0090274B"/>
    <w:rsid w:val="009056AE"/>
    <w:rsid w:val="00905C71"/>
    <w:rsid w:val="0091270B"/>
    <w:rsid w:val="00914B63"/>
    <w:rsid w:val="00914C40"/>
    <w:rsid w:val="00915B12"/>
    <w:rsid w:val="009269C9"/>
    <w:rsid w:val="009354F3"/>
    <w:rsid w:val="009369D2"/>
    <w:rsid w:val="009447DC"/>
    <w:rsid w:val="00945F4A"/>
    <w:rsid w:val="009527D1"/>
    <w:rsid w:val="009529B1"/>
    <w:rsid w:val="00961BA5"/>
    <w:rsid w:val="0096696E"/>
    <w:rsid w:val="009715D7"/>
    <w:rsid w:val="009720ED"/>
    <w:rsid w:val="009743A9"/>
    <w:rsid w:val="009748D8"/>
    <w:rsid w:val="00977CF2"/>
    <w:rsid w:val="00986653"/>
    <w:rsid w:val="00991C3A"/>
    <w:rsid w:val="0099376D"/>
    <w:rsid w:val="00993BE6"/>
    <w:rsid w:val="009A5287"/>
    <w:rsid w:val="009B2AC5"/>
    <w:rsid w:val="009B62EF"/>
    <w:rsid w:val="009B7984"/>
    <w:rsid w:val="009D7297"/>
    <w:rsid w:val="009E17C8"/>
    <w:rsid w:val="009E1A8F"/>
    <w:rsid w:val="009E6AC6"/>
    <w:rsid w:val="009E6DB2"/>
    <w:rsid w:val="009F4BED"/>
    <w:rsid w:val="009F7D93"/>
    <w:rsid w:val="00A02C3F"/>
    <w:rsid w:val="00A04F49"/>
    <w:rsid w:val="00A05D3D"/>
    <w:rsid w:val="00A06BF3"/>
    <w:rsid w:val="00A12F93"/>
    <w:rsid w:val="00A142E0"/>
    <w:rsid w:val="00A14804"/>
    <w:rsid w:val="00A21527"/>
    <w:rsid w:val="00A3382B"/>
    <w:rsid w:val="00A3403B"/>
    <w:rsid w:val="00A43FDE"/>
    <w:rsid w:val="00A443F9"/>
    <w:rsid w:val="00A510A1"/>
    <w:rsid w:val="00A51A12"/>
    <w:rsid w:val="00A627D4"/>
    <w:rsid w:val="00A63E81"/>
    <w:rsid w:val="00A74DA2"/>
    <w:rsid w:val="00A84447"/>
    <w:rsid w:val="00A86ABC"/>
    <w:rsid w:val="00A97896"/>
    <w:rsid w:val="00AA1FDD"/>
    <w:rsid w:val="00AB399E"/>
    <w:rsid w:val="00AC0D8D"/>
    <w:rsid w:val="00AC23CE"/>
    <w:rsid w:val="00AC59D0"/>
    <w:rsid w:val="00AD16B1"/>
    <w:rsid w:val="00AD425D"/>
    <w:rsid w:val="00AD499C"/>
    <w:rsid w:val="00AD50CC"/>
    <w:rsid w:val="00AF1A38"/>
    <w:rsid w:val="00B02F5F"/>
    <w:rsid w:val="00B05623"/>
    <w:rsid w:val="00B17618"/>
    <w:rsid w:val="00B232FF"/>
    <w:rsid w:val="00B24285"/>
    <w:rsid w:val="00B26DD4"/>
    <w:rsid w:val="00B26DE2"/>
    <w:rsid w:val="00B320FC"/>
    <w:rsid w:val="00B32DC8"/>
    <w:rsid w:val="00B32FD9"/>
    <w:rsid w:val="00B354A4"/>
    <w:rsid w:val="00B36869"/>
    <w:rsid w:val="00B425EF"/>
    <w:rsid w:val="00B43B31"/>
    <w:rsid w:val="00B46DA8"/>
    <w:rsid w:val="00B47B93"/>
    <w:rsid w:val="00B47CFA"/>
    <w:rsid w:val="00B558F0"/>
    <w:rsid w:val="00B57F00"/>
    <w:rsid w:val="00B606A1"/>
    <w:rsid w:val="00B6246A"/>
    <w:rsid w:val="00B65040"/>
    <w:rsid w:val="00B71086"/>
    <w:rsid w:val="00B77B2A"/>
    <w:rsid w:val="00B80719"/>
    <w:rsid w:val="00B82C22"/>
    <w:rsid w:val="00B91B72"/>
    <w:rsid w:val="00B91C67"/>
    <w:rsid w:val="00B93DBA"/>
    <w:rsid w:val="00B9440A"/>
    <w:rsid w:val="00B94B6F"/>
    <w:rsid w:val="00BA121C"/>
    <w:rsid w:val="00BA7F09"/>
    <w:rsid w:val="00BB2D2A"/>
    <w:rsid w:val="00BC32B8"/>
    <w:rsid w:val="00BC3779"/>
    <w:rsid w:val="00BC3E04"/>
    <w:rsid w:val="00BC444E"/>
    <w:rsid w:val="00BC5553"/>
    <w:rsid w:val="00BD58CF"/>
    <w:rsid w:val="00BE1FE5"/>
    <w:rsid w:val="00BE4BAD"/>
    <w:rsid w:val="00BE564F"/>
    <w:rsid w:val="00BF0C92"/>
    <w:rsid w:val="00C0294D"/>
    <w:rsid w:val="00C04CC1"/>
    <w:rsid w:val="00C1195D"/>
    <w:rsid w:val="00C129D4"/>
    <w:rsid w:val="00C17EE4"/>
    <w:rsid w:val="00C257C6"/>
    <w:rsid w:val="00C3385C"/>
    <w:rsid w:val="00C4096C"/>
    <w:rsid w:val="00C43093"/>
    <w:rsid w:val="00C43570"/>
    <w:rsid w:val="00C43F56"/>
    <w:rsid w:val="00C50C6D"/>
    <w:rsid w:val="00C600D9"/>
    <w:rsid w:val="00C6199E"/>
    <w:rsid w:val="00C673A8"/>
    <w:rsid w:val="00C83259"/>
    <w:rsid w:val="00C86F92"/>
    <w:rsid w:val="00C877B8"/>
    <w:rsid w:val="00C91267"/>
    <w:rsid w:val="00C92B22"/>
    <w:rsid w:val="00C94FCB"/>
    <w:rsid w:val="00CA0936"/>
    <w:rsid w:val="00CB6810"/>
    <w:rsid w:val="00CC1384"/>
    <w:rsid w:val="00CD3720"/>
    <w:rsid w:val="00CD5FBC"/>
    <w:rsid w:val="00CD6D93"/>
    <w:rsid w:val="00CE07FD"/>
    <w:rsid w:val="00CE2D5B"/>
    <w:rsid w:val="00CF1848"/>
    <w:rsid w:val="00CF5C2F"/>
    <w:rsid w:val="00CF7E14"/>
    <w:rsid w:val="00D04BCF"/>
    <w:rsid w:val="00D143D9"/>
    <w:rsid w:val="00D22ACF"/>
    <w:rsid w:val="00D23520"/>
    <w:rsid w:val="00D3317C"/>
    <w:rsid w:val="00D3442A"/>
    <w:rsid w:val="00D409D9"/>
    <w:rsid w:val="00D4317C"/>
    <w:rsid w:val="00D505CF"/>
    <w:rsid w:val="00D5511B"/>
    <w:rsid w:val="00D55D89"/>
    <w:rsid w:val="00D6090F"/>
    <w:rsid w:val="00D618AF"/>
    <w:rsid w:val="00D62EFD"/>
    <w:rsid w:val="00D657C4"/>
    <w:rsid w:val="00D73DB4"/>
    <w:rsid w:val="00D766F1"/>
    <w:rsid w:val="00D83386"/>
    <w:rsid w:val="00D87874"/>
    <w:rsid w:val="00D91B66"/>
    <w:rsid w:val="00DA1734"/>
    <w:rsid w:val="00DA22D0"/>
    <w:rsid w:val="00DC69D2"/>
    <w:rsid w:val="00DD20D9"/>
    <w:rsid w:val="00DE7C56"/>
    <w:rsid w:val="00DF78BB"/>
    <w:rsid w:val="00E00309"/>
    <w:rsid w:val="00E04513"/>
    <w:rsid w:val="00E140D6"/>
    <w:rsid w:val="00E20506"/>
    <w:rsid w:val="00E23525"/>
    <w:rsid w:val="00E257C8"/>
    <w:rsid w:val="00E31B0F"/>
    <w:rsid w:val="00E41512"/>
    <w:rsid w:val="00E4519A"/>
    <w:rsid w:val="00E458C7"/>
    <w:rsid w:val="00E47B5C"/>
    <w:rsid w:val="00E52B2D"/>
    <w:rsid w:val="00E56FB8"/>
    <w:rsid w:val="00E57A4B"/>
    <w:rsid w:val="00E61449"/>
    <w:rsid w:val="00E66781"/>
    <w:rsid w:val="00E74035"/>
    <w:rsid w:val="00E853D5"/>
    <w:rsid w:val="00E95022"/>
    <w:rsid w:val="00E9773B"/>
    <w:rsid w:val="00EA6F42"/>
    <w:rsid w:val="00EB0C31"/>
    <w:rsid w:val="00EB2135"/>
    <w:rsid w:val="00EC13A3"/>
    <w:rsid w:val="00EC7C85"/>
    <w:rsid w:val="00ED3DCA"/>
    <w:rsid w:val="00ED75F4"/>
    <w:rsid w:val="00EE037A"/>
    <w:rsid w:val="00EE4B54"/>
    <w:rsid w:val="00EE650E"/>
    <w:rsid w:val="00EE7401"/>
    <w:rsid w:val="00EF5C5E"/>
    <w:rsid w:val="00F0210E"/>
    <w:rsid w:val="00F039B0"/>
    <w:rsid w:val="00F04900"/>
    <w:rsid w:val="00F125EE"/>
    <w:rsid w:val="00F12E98"/>
    <w:rsid w:val="00F142CF"/>
    <w:rsid w:val="00F22029"/>
    <w:rsid w:val="00F23E11"/>
    <w:rsid w:val="00F27288"/>
    <w:rsid w:val="00F3062A"/>
    <w:rsid w:val="00F328EA"/>
    <w:rsid w:val="00F3694B"/>
    <w:rsid w:val="00F41E60"/>
    <w:rsid w:val="00F515FB"/>
    <w:rsid w:val="00F630EA"/>
    <w:rsid w:val="00F67433"/>
    <w:rsid w:val="00F7007E"/>
    <w:rsid w:val="00F73193"/>
    <w:rsid w:val="00F74F95"/>
    <w:rsid w:val="00F80705"/>
    <w:rsid w:val="00F9418D"/>
    <w:rsid w:val="00F96D5B"/>
    <w:rsid w:val="00FA1481"/>
    <w:rsid w:val="00FA14FB"/>
    <w:rsid w:val="00FA534E"/>
    <w:rsid w:val="00FA73E8"/>
    <w:rsid w:val="00FC08D1"/>
    <w:rsid w:val="00FC2719"/>
    <w:rsid w:val="00FD0DF3"/>
    <w:rsid w:val="00FD5EA5"/>
    <w:rsid w:val="00FE6BC0"/>
    <w:rsid w:val="00FF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59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HTML Preformatted" w:uiPriority="99"/>
    <w:lsdException w:name="Normal Table" w:semiHidden="0" w:unhideWhenUsed="0"/>
    <w:lsdException w:name="Table Subtle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link w:val="SMSubheadingChar"/>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rsid w:val="00405336"/>
    <w:rPr>
      <w:sz w:val="20"/>
    </w:rPr>
  </w:style>
  <w:style w:type="character" w:customStyle="1" w:styleId="CommentTextChar">
    <w:name w:val="Comment Text Char"/>
    <w:basedOn w:val="DefaultParagraphFont"/>
    <w:link w:val="CommentText"/>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uiPriority w:val="99"/>
    <w:semiHidden/>
    <w:rsid w:val="00405336"/>
    <w:rPr>
      <w:rFonts w:ascii="Courier New" w:hAnsi="Courier New" w:cs="Courier New"/>
      <w:sz w:val="20"/>
    </w:rPr>
  </w:style>
  <w:style w:type="character" w:customStyle="1" w:styleId="HTMLPreformattedChar">
    <w:name w:val="HTML Preformatted Char"/>
    <w:link w:val="HTMLPreformatted"/>
    <w:uiPriority w:val="99"/>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rsid w:val="007402FC"/>
    <w:rPr>
      <w:color w:val="0000FF"/>
      <w:u w:val="single"/>
    </w:rPr>
  </w:style>
  <w:style w:type="character" w:styleId="FollowedHyperlink">
    <w:name w:val="FollowedHyperlink"/>
    <w:semiHidden/>
    <w:unhideWhenUsed/>
    <w:rsid w:val="00793072"/>
    <w:rPr>
      <w:color w:val="800080"/>
      <w:u w:val="single"/>
    </w:rPr>
  </w:style>
  <w:style w:type="character" w:styleId="CommentReference">
    <w:name w:val="annotation reference"/>
    <w:unhideWhenUsed/>
    <w:rsid w:val="00793072"/>
    <w:rPr>
      <w:sz w:val="16"/>
      <w:szCs w:val="16"/>
    </w:rPr>
  </w:style>
  <w:style w:type="character" w:customStyle="1" w:styleId="UnresolvedMention1">
    <w:name w:val="Unresolved Mention1"/>
    <w:basedOn w:val="DefaultParagraphFont"/>
    <w:uiPriority w:val="99"/>
    <w:semiHidden/>
    <w:unhideWhenUsed/>
    <w:rsid w:val="008218C4"/>
    <w:rPr>
      <w:color w:val="808080"/>
      <w:shd w:val="clear" w:color="auto" w:fill="E6E6E6"/>
    </w:rPr>
  </w:style>
  <w:style w:type="table" w:styleId="TableGrid">
    <w:name w:val="Table Grid"/>
    <w:basedOn w:val="TableNormal"/>
    <w:rsid w:val="00202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2023F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3639DD"/>
    <w:rPr>
      <w:color w:val="808080"/>
    </w:rPr>
  </w:style>
  <w:style w:type="character" w:styleId="FootnoteReference">
    <w:name w:val="footnote reference"/>
    <w:basedOn w:val="DefaultParagraphFont"/>
    <w:semiHidden/>
    <w:unhideWhenUsed/>
    <w:rsid w:val="003B554D"/>
    <w:rPr>
      <w:vertAlign w:val="superscript"/>
    </w:rPr>
  </w:style>
  <w:style w:type="paragraph" w:customStyle="1" w:styleId="Teaser">
    <w:name w:val="Teaser"/>
    <w:basedOn w:val="Normal"/>
    <w:link w:val="TeaserChar"/>
    <w:rsid w:val="006C2CC3"/>
    <w:pPr>
      <w:spacing w:before="120"/>
    </w:pPr>
    <w:rPr>
      <w:szCs w:val="24"/>
    </w:rPr>
  </w:style>
  <w:style w:type="paragraph" w:customStyle="1" w:styleId="EndNoteBibliographyTitle">
    <w:name w:val="EndNote Bibliography Title"/>
    <w:basedOn w:val="Normal"/>
    <w:link w:val="EndNoteBibliographyTitleChar"/>
    <w:rsid w:val="00F039B0"/>
    <w:pPr>
      <w:jc w:val="center"/>
    </w:pPr>
    <w:rPr>
      <w:noProof/>
    </w:rPr>
  </w:style>
  <w:style w:type="character" w:customStyle="1" w:styleId="SMSubheadingChar">
    <w:name w:val="SM Subheading Char"/>
    <w:basedOn w:val="DefaultParagraphFont"/>
    <w:link w:val="SMSubheading"/>
    <w:rsid w:val="00F039B0"/>
    <w:rPr>
      <w:sz w:val="24"/>
      <w:u w:val="words"/>
    </w:rPr>
  </w:style>
  <w:style w:type="character" w:customStyle="1" w:styleId="EndNoteBibliographyTitleChar">
    <w:name w:val="EndNote Bibliography Title Char"/>
    <w:basedOn w:val="SMSubheadingChar"/>
    <w:link w:val="EndNoteBibliographyTitle"/>
    <w:rsid w:val="00F039B0"/>
    <w:rPr>
      <w:noProof/>
      <w:sz w:val="24"/>
      <w:u w:val="words"/>
    </w:rPr>
  </w:style>
  <w:style w:type="paragraph" w:customStyle="1" w:styleId="EndNoteBibliography">
    <w:name w:val="EndNote Bibliography"/>
    <w:basedOn w:val="Normal"/>
    <w:link w:val="EndNoteBibliographyChar"/>
    <w:rsid w:val="00F039B0"/>
    <w:rPr>
      <w:noProof/>
    </w:rPr>
  </w:style>
  <w:style w:type="character" w:customStyle="1" w:styleId="EndNoteBibliographyChar">
    <w:name w:val="EndNote Bibliography Char"/>
    <w:basedOn w:val="SMSubheadingChar"/>
    <w:link w:val="EndNoteBibliography"/>
    <w:rsid w:val="00F039B0"/>
    <w:rPr>
      <w:noProof/>
      <w:sz w:val="24"/>
      <w:u w:val="words"/>
    </w:rPr>
  </w:style>
  <w:style w:type="character" w:customStyle="1" w:styleId="gnkrckgcgsb">
    <w:name w:val="gnkrckgcgsb"/>
    <w:basedOn w:val="DefaultParagraphFont"/>
    <w:rsid w:val="008D4B18"/>
  </w:style>
  <w:style w:type="paragraph" w:customStyle="1" w:styleId="Authors">
    <w:name w:val="Authors"/>
    <w:basedOn w:val="Normal"/>
    <w:rsid w:val="00B320FC"/>
    <w:pPr>
      <w:spacing w:before="120" w:after="360"/>
      <w:jc w:val="center"/>
    </w:pPr>
    <w:rPr>
      <w:szCs w:val="24"/>
    </w:rPr>
  </w:style>
  <w:style w:type="paragraph" w:customStyle="1" w:styleId="Paragraph">
    <w:name w:val="Paragraph"/>
    <w:basedOn w:val="Normal"/>
    <w:rsid w:val="00B320FC"/>
    <w:pPr>
      <w:spacing w:before="120"/>
      <w:ind w:firstLine="720"/>
    </w:pPr>
    <w:rPr>
      <w:szCs w:val="24"/>
    </w:rPr>
  </w:style>
  <w:style w:type="character" w:styleId="Strong">
    <w:name w:val="Strong"/>
    <w:basedOn w:val="DefaultParagraphFont"/>
    <w:uiPriority w:val="22"/>
    <w:qFormat/>
    <w:rsid w:val="009056AE"/>
    <w:rPr>
      <w:b/>
      <w:bCs/>
    </w:rPr>
  </w:style>
  <w:style w:type="paragraph" w:customStyle="1" w:styleId="SOMContent">
    <w:name w:val="SOMContent"/>
    <w:basedOn w:val="Normal"/>
    <w:rsid w:val="00712497"/>
    <w:pPr>
      <w:spacing w:before="120"/>
    </w:pPr>
    <w:rPr>
      <w:szCs w:val="24"/>
    </w:rPr>
  </w:style>
  <w:style w:type="character" w:customStyle="1" w:styleId="UnresolvedMention">
    <w:name w:val="Unresolved Mention"/>
    <w:basedOn w:val="DefaultParagraphFont"/>
    <w:uiPriority w:val="99"/>
    <w:semiHidden/>
    <w:unhideWhenUsed/>
    <w:rsid w:val="0047415E"/>
    <w:rPr>
      <w:color w:val="605E5C"/>
      <w:shd w:val="clear" w:color="auto" w:fill="E1DFDD"/>
    </w:rPr>
  </w:style>
  <w:style w:type="character" w:customStyle="1" w:styleId="TeaserChar">
    <w:name w:val="Teaser Char"/>
    <w:basedOn w:val="DefaultParagraphFont"/>
    <w:link w:val="Teaser"/>
    <w:rsid w:val="007A0B58"/>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HTML Preformatted" w:uiPriority="99"/>
    <w:lsdException w:name="Normal Table" w:semiHidden="0" w:unhideWhenUsed="0"/>
    <w:lsdException w:name="Table Subtle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link w:val="SMSubheadingChar"/>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rsid w:val="00405336"/>
    <w:rPr>
      <w:sz w:val="20"/>
    </w:rPr>
  </w:style>
  <w:style w:type="character" w:customStyle="1" w:styleId="CommentTextChar">
    <w:name w:val="Comment Text Char"/>
    <w:basedOn w:val="DefaultParagraphFont"/>
    <w:link w:val="CommentText"/>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uiPriority w:val="99"/>
    <w:semiHidden/>
    <w:rsid w:val="00405336"/>
    <w:rPr>
      <w:rFonts w:ascii="Courier New" w:hAnsi="Courier New" w:cs="Courier New"/>
      <w:sz w:val="20"/>
    </w:rPr>
  </w:style>
  <w:style w:type="character" w:customStyle="1" w:styleId="HTMLPreformattedChar">
    <w:name w:val="HTML Preformatted Char"/>
    <w:link w:val="HTMLPreformatted"/>
    <w:uiPriority w:val="99"/>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rsid w:val="007402FC"/>
    <w:rPr>
      <w:color w:val="0000FF"/>
      <w:u w:val="single"/>
    </w:rPr>
  </w:style>
  <w:style w:type="character" w:styleId="FollowedHyperlink">
    <w:name w:val="FollowedHyperlink"/>
    <w:semiHidden/>
    <w:unhideWhenUsed/>
    <w:rsid w:val="00793072"/>
    <w:rPr>
      <w:color w:val="800080"/>
      <w:u w:val="single"/>
    </w:rPr>
  </w:style>
  <w:style w:type="character" w:styleId="CommentReference">
    <w:name w:val="annotation reference"/>
    <w:unhideWhenUsed/>
    <w:rsid w:val="00793072"/>
    <w:rPr>
      <w:sz w:val="16"/>
      <w:szCs w:val="16"/>
    </w:rPr>
  </w:style>
  <w:style w:type="character" w:customStyle="1" w:styleId="UnresolvedMention1">
    <w:name w:val="Unresolved Mention1"/>
    <w:basedOn w:val="DefaultParagraphFont"/>
    <w:uiPriority w:val="99"/>
    <w:semiHidden/>
    <w:unhideWhenUsed/>
    <w:rsid w:val="008218C4"/>
    <w:rPr>
      <w:color w:val="808080"/>
      <w:shd w:val="clear" w:color="auto" w:fill="E6E6E6"/>
    </w:rPr>
  </w:style>
  <w:style w:type="table" w:styleId="TableGrid">
    <w:name w:val="Table Grid"/>
    <w:basedOn w:val="TableNormal"/>
    <w:rsid w:val="00202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2023F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3639DD"/>
    <w:rPr>
      <w:color w:val="808080"/>
    </w:rPr>
  </w:style>
  <w:style w:type="character" w:styleId="FootnoteReference">
    <w:name w:val="footnote reference"/>
    <w:basedOn w:val="DefaultParagraphFont"/>
    <w:semiHidden/>
    <w:unhideWhenUsed/>
    <w:rsid w:val="003B554D"/>
    <w:rPr>
      <w:vertAlign w:val="superscript"/>
    </w:rPr>
  </w:style>
  <w:style w:type="paragraph" w:customStyle="1" w:styleId="Teaser">
    <w:name w:val="Teaser"/>
    <w:basedOn w:val="Normal"/>
    <w:link w:val="TeaserChar"/>
    <w:rsid w:val="006C2CC3"/>
    <w:pPr>
      <w:spacing w:before="120"/>
    </w:pPr>
    <w:rPr>
      <w:szCs w:val="24"/>
    </w:rPr>
  </w:style>
  <w:style w:type="paragraph" w:customStyle="1" w:styleId="EndNoteBibliographyTitle">
    <w:name w:val="EndNote Bibliography Title"/>
    <w:basedOn w:val="Normal"/>
    <w:link w:val="EndNoteBibliographyTitleChar"/>
    <w:rsid w:val="00F039B0"/>
    <w:pPr>
      <w:jc w:val="center"/>
    </w:pPr>
    <w:rPr>
      <w:noProof/>
    </w:rPr>
  </w:style>
  <w:style w:type="character" w:customStyle="1" w:styleId="SMSubheadingChar">
    <w:name w:val="SM Subheading Char"/>
    <w:basedOn w:val="DefaultParagraphFont"/>
    <w:link w:val="SMSubheading"/>
    <w:rsid w:val="00F039B0"/>
    <w:rPr>
      <w:sz w:val="24"/>
      <w:u w:val="words"/>
    </w:rPr>
  </w:style>
  <w:style w:type="character" w:customStyle="1" w:styleId="EndNoteBibliographyTitleChar">
    <w:name w:val="EndNote Bibliography Title Char"/>
    <w:basedOn w:val="SMSubheadingChar"/>
    <w:link w:val="EndNoteBibliographyTitle"/>
    <w:rsid w:val="00F039B0"/>
    <w:rPr>
      <w:noProof/>
      <w:sz w:val="24"/>
      <w:u w:val="words"/>
    </w:rPr>
  </w:style>
  <w:style w:type="paragraph" w:customStyle="1" w:styleId="EndNoteBibliography">
    <w:name w:val="EndNote Bibliography"/>
    <w:basedOn w:val="Normal"/>
    <w:link w:val="EndNoteBibliographyChar"/>
    <w:rsid w:val="00F039B0"/>
    <w:rPr>
      <w:noProof/>
    </w:rPr>
  </w:style>
  <w:style w:type="character" w:customStyle="1" w:styleId="EndNoteBibliographyChar">
    <w:name w:val="EndNote Bibliography Char"/>
    <w:basedOn w:val="SMSubheadingChar"/>
    <w:link w:val="EndNoteBibliography"/>
    <w:rsid w:val="00F039B0"/>
    <w:rPr>
      <w:noProof/>
      <w:sz w:val="24"/>
      <w:u w:val="words"/>
    </w:rPr>
  </w:style>
  <w:style w:type="character" w:customStyle="1" w:styleId="gnkrckgcgsb">
    <w:name w:val="gnkrckgcgsb"/>
    <w:basedOn w:val="DefaultParagraphFont"/>
    <w:rsid w:val="008D4B18"/>
  </w:style>
  <w:style w:type="paragraph" w:customStyle="1" w:styleId="Authors">
    <w:name w:val="Authors"/>
    <w:basedOn w:val="Normal"/>
    <w:rsid w:val="00B320FC"/>
    <w:pPr>
      <w:spacing w:before="120" w:after="360"/>
      <w:jc w:val="center"/>
    </w:pPr>
    <w:rPr>
      <w:szCs w:val="24"/>
    </w:rPr>
  </w:style>
  <w:style w:type="paragraph" w:customStyle="1" w:styleId="Paragraph">
    <w:name w:val="Paragraph"/>
    <w:basedOn w:val="Normal"/>
    <w:rsid w:val="00B320FC"/>
    <w:pPr>
      <w:spacing w:before="120"/>
      <w:ind w:firstLine="720"/>
    </w:pPr>
    <w:rPr>
      <w:szCs w:val="24"/>
    </w:rPr>
  </w:style>
  <w:style w:type="character" w:styleId="Strong">
    <w:name w:val="Strong"/>
    <w:basedOn w:val="DefaultParagraphFont"/>
    <w:uiPriority w:val="22"/>
    <w:qFormat/>
    <w:rsid w:val="009056AE"/>
    <w:rPr>
      <w:b/>
      <w:bCs/>
    </w:rPr>
  </w:style>
  <w:style w:type="paragraph" w:customStyle="1" w:styleId="SOMContent">
    <w:name w:val="SOMContent"/>
    <w:basedOn w:val="Normal"/>
    <w:rsid w:val="00712497"/>
    <w:pPr>
      <w:spacing w:before="120"/>
    </w:pPr>
    <w:rPr>
      <w:szCs w:val="24"/>
    </w:rPr>
  </w:style>
  <w:style w:type="character" w:customStyle="1" w:styleId="UnresolvedMention">
    <w:name w:val="Unresolved Mention"/>
    <w:basedOn w:val="DefaultParagraphFont"/>
    <w:uiPriority w:val="99"/>
    <w:semiHidden/>
    <w:unhideWhenUsed/>
    <w:rsid w:val="0047415E"/>
    <w:rPr>
      <w:color w:val="605E5C"/>
      <w:shd w:val="clear" w:color="auto" w:fill="E1DFDD"/>
    </w:rPr>
  </w:style>
  <w:style w:type="character" w:customStyle="1" w:styleId="TeaserChar">
    <w:name w:val="Teaser Char"/>
    <w:basedOn w:val="DefaultParagraphFont"/>
    <w:link w:val="Teaser"/>
    <w:rsid w:val="007A0B5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499710">
      <w:bodyDiv w:val="1"/>
      <w:marLeft w:val="0"/>
      <w:marRight w:val="0"/>
      <w:marTop w:val="0"/>
      <w:marBottom w:val="0"/>
      <w:divBdr>
        <w:top w:val="none" w:sz="0" w:space="0" w:color="auto"/>
        <w:left w:val="none" w:sz="0" w:space="0" w:color="auto"/>
        <w:bottom w:val="none" w:sz="0" w:space="0" w:color="auto"/>
        <w:right w:val="none" w:sz="0" w:space="0" w:color="auto"/>
      </w:divBdr>
    </w:div>
    <w:div w:id="505049857">
      <w:bodyDiv w:val="1"/>
      <w:marLeft w:val="0"/>
      <w:marRight w:val="0"/>
      <w:marTop w:val="0"/>
      <w:marBottom w:val="0"/>
      <w:divBdr>
        <w:top w:val="none" w:sz="0" w:space="0" w:color="auto"/>
        <w:left w:val="none" w:sz="0" w:space="0" w:color="auto"/>
        <w:bottom w:val="none" w:sz="0" w:space="0" w:color="auto"/>
        <w:right w:val="none" w:sz="0" w:space="0" w:color="auto"/>
      </w:divBdr>
    </w:div>
    <w:div w:id="634606335">
      <w:bodyDiv w:val="1"/>
      <w:marLeft w:val="0"/>
      <w:marRight w:val="0"/>
      <w:marTop w:val="0"/>
      <w:marBottom w:val="0"/>
      <w:divBdr>
        <w:top w:val="none" w:sz="0" w:space="0" w:color="auto"/>
        <w:left w:val="none" w:sz="0" w:space="0" w:color="auto"/>
        <w:bottom w:val="none" w:sz="0" w:space="0" w:color="auto"/>
        <w:right w:val="none" w:sz="0" w:space="0" w:color="auto"/>
      </w:divBdr>
    </w:div>
    <w:div w:id="1115104305">
      <w:bodyDiv w:val="1"/>
      <w:marLeft w:val="0"/>
      <w:marRight w:val="0"/>
      <w:marTop w:val="0"/>
      <w:marBottom w:val="0"/>
      <w:divBdr>
        <w:top w:val="none" w:sz="0" w:space="0" w:color="auto"/>
        <w:left w:val="none" w:sz="0" w:space="0" w:color="auto"/>
        <w:bottom w:val="none" w:sz="0" w:space="0" w:color="auto"/>
        <w:right w:val="none" w:sz="0" w:space="0" w:color="auto"/>
      </w:divBdr>
    </w:div>
    <w:div w:id="210056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ps.bea.gov/regional/downloadzip.cfm" TargetMode="External"/><Relationship Id="rId18" Type="http://schemas.openxmlformats.org/officeDocument/2006/relationships/hyperlink" Target="https://www.cdc.gov/nchs/data_access/urban_rural.htm"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census.gov/programs-surveys/saipe/data/datasets.All.html" TargetMode="External"/><Relationship Id="rId17" Type="http://schemas.openxmlformats.org/officeDocument/2006/relationships/hyperlink" Target="https://factfinder.census.gov/faces/nav/jsf/pages/index.x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ls.gov/l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ers.usda.gov/data-products/county-level-data-sets/download-data/" TargetMode="External"/><Relationship Id="rId23" Type="http://schemas.openxmlformats.org/officeDocument/2006/relationships/hyperlink" Target="http://www.who.int/healthinfo/statistics/LT_method.pdf" TargetMode="External"/><Relationship Id="rId28" Type="http://schemas.microsoft.com/office/2011/relationships/commentsExtended" Target="commentsExtended.xml"/><Relationship Id="rId10" Type="http://schemas.openxmlformats.org/officeDocument/2006/relationships/hyperlink" Target="https://www.cdc.gov/nchs/nvss/dvs_data_release.htm" TargetMode="External"/><Relationship Id="rId19"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cdc.gov/nchs/nvss/bridged_race.htm" TargetMode="External"/><Relationship Id="rId22" Type="http://schemas.openxmlformats.org/officeDocument/2006/relationships/hyperlink" Target="https://www.cdc.gov/nchs/data/dvs/icd10fct.pdf"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C272BFD-9C10-4B18-9C72-170908EA8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4045</Words>
  <Characters>23060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27051</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Majid2</cp:lastModifiedBy>
  <cp:revision>9</cp:revision>
  <cp:lastPrinted>2018-01-11T19:53:00Z</cp:lastPrinted>
  <dcterms:created xsi:type="dcterms:W3CDTF">2018-11-24T09:54:00Z</dcterms:created>
  <dcterms:modified xsi:type="dcterms:W3CDTF">2018-11-25T16:00:00Z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Document_1">
    <vt:lpwstr>True</vt:lpwstr>
  </property>
  <property fmtid="{D5CDD505-2E9C-101B-9397-08002B2CF9AE}" pid="23" name="Mendeley Unique User Id_1">
    <vt:lpwstr>9042cc01-ef65-36ed-a0ab-4d7f854174ba</vt:lpwstr>
  </property>
  <property fmtid="{D5CDD505-2E9C-101B-9397-08002B2CF9AE}" pid="24" name="Mendeley Citation Style_1">
    <vt:lpwstr>http://www.zotero.org/styles/science</vt:lpwstr>
  </property>
</Properties>
</file>