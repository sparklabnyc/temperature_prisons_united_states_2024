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F2FC" w14:textId="77777777" w:rsidR="005A68DE" w:rsidRPr="005A68DE" w:rsidRDefault="005A68DE" w:rsidP="005A68DE">
      <w:pPr>
        <w:spacing w:line="480" w:lineRule="auto"/>
        <w:jc w:val="both"/>
        <w:rPr>
          <w:b/>
          <w:color w:val="000000"/>
        </w:rPr>
      </w:pPr>
      <w:r w:rsidRPr="005A68DE">
        <w:rPr>
          <w:b/>
          <w:color w:val="000000"/>
        </w:rPr>
        <w:t>Trends and disparities of hazardous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4CE96E40"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9">
        <w:r>
          <w:rPr>
            <w:color w:val="0000FF"/>
            <w:szCs w:val="24"/>
            <w:u w:val="single"/>
          </w:rPr>
          <w:t>robbie.parks@columbia.edu</w:t>
        </w:r>
      </w:hyperlink>
      <w:r>
        <w:rPr>
          <w:color w:val="000000"/>
          <w:szCs w:val="24"/>
        </w:rPr>
        <w:t xml:space="preserve"> and </w:t>
      </w:r>
      <w:hyperlink r:id="rId10">
        <w:r>
          <w:rPr>
            <w:color w:val="0000FF"/>
            <w:szCs w:val="24"/>
            <w:u w:val="single"/>
          </w:rPr>
          <w:t>cascade.tuholske1@montana.edu</w:t>
        </w:r>
      </w:hyperlink>
    </w:p>
    <w:p w14:paraId="0000000C" w14:textId="77777777" w:rsidR="005629FE" w:rsidRDefault="00000000">
      <w:pPr>
        <w:spacing w:line="480" w:lineRule="auto"/>
        <w:jc w:val="both"/>
      </w:pPr>
      <w:r>
        <w:br w:type="page"/>
      </w:r>
    </w:p>
    <w:p w14:paraId="1018B761" w14:textId="23E58C20" w:rsidR="00743FBC" w:rsidRDefault="00743FBC">
      <w:pPr>
        <w:widowControl w:val="0"/>
        <w:jc w:val="both"/>
        <w:rPr>
          <w:b/>
        </w:rPr>
      </w:pPr>
      <w:r>
        <w:rPr>
          <w:b/>
        </w:rPr>
        <w:lastRenderedPageBreak/>
        <w:t>Background</w:t>
      </w:r>
    </w:p>
    <w:p w14:paraId="57F24088" w14:textId="77777777" w:rsidR="00A70536" w:rsidRPr="00A70536" w:rsidRDefault="00A70536" w:rsidP="00A70536">
      <w:pPr>
        <w:widowControl w:val="0"/>
        <w:jc w:val="both"/>
        <w:rPr>
          <w:bCs/>
        </w:rPr>
      </w:pPr>
      <w:commentRangeStart w:id="0"/>
      <w:r w:rsidRPr="00A70536">
        <w:rPr>
          <w:bCs/>
        </w:rPr>
        <w:t xml:space="preserve">While </w:t>
      </w:r>
      <w:commentRangeEnd w:id="0"/>
      <w:r w:rsidR="00BF36DD">
        <w:rPr>
          <w:rStyle w:val="CommentReference"/>
        </w:rPr>
        <w:commentReference w:id="0"/>
      </w:r>
      <w:r w:rsidRPr="00A70536">
        <w:rPr>
          <w:bCs/>
        </w:rPr>
        <w:t>previous work has assessed how heat impacts incarcerated people in the United States,</w:t>
      </w:r>
      <w:r w:rsidRPr="00A70536">
        <w:rPr>
          <w:bCs/>
          <w:vertAlign w:val="superscript"/>
        </w:rPr>
        <w:t>2</w:t>
      </w:r>
      <w:r w:rsidRPr="00A70536">
        <w:rPr>
          <w:bCs/>
        </w:rPr>
        <w:t xml:space="preserve"> there is a critical need to quantify potentially hazardous heat conditions at carceral facilities.</w:t>
      </w:r>
      <w:r w:rsidRPr="00A70536">
        <w:rPr>
          <w:bCs/>
          <w:vertAlign w:val="superscript"/>
        </w:rPr>
        <w:t>9, 10</w:t>
      </w:r>
      <w:r w:rsidRPr="00A70536">
        <w:rPr>
          <w:bCs/>
        </w:rPr>
        <w:t xml:space="preserve"> Without this knowledge, the impact of more frequent periods of elevated heat</w:t>
      </w:r>
      <w:r w:rsidRPr="00A70536">
        <w:rPr>
          <w:bCs/>
          <w:vertAlign w:val="superscript"/>
        </w:rPr>
        <w:t>11</w:t>
      </w:r>
      <w:r w:rsidRPr="00A70536">
        <w:rPr>
          <w:bCs/>
        </w:rPr>
        <w:t xml:space="preserve"> on incarcerated people cannot be contextualized nor framed against future climate projections. Identifying where incarcerated people may face especially increasingly high or regular exposure is essential to guide targeted interventions to reduce harm to incarcerated peoples’ health.</w:t>
      </w:r>
      <w:r w:rsidRPr="00A70536">
        <w:rPr>
          <w:bCs/>
          <w:vertAlign w:val="superscript"/>
        </w:rPr>
        <w:t>5</w:t>
      </w:r>
      <w:r w:rsidRPr="00A70536">
        <w:rPr>
          <w:bCs/>
        </w:rPr>
        <w:t xml:space="preserve"> Mapping the spatial and temporal pattern of potentially hazardous heat trajectories among incarcerated communities – as well as disparities in patterns and trends in exposure – can inform policy discussions to make necessary changes at the local, state, and federal levels.</w:t>
      </w:r>
      <w:r w:rsidRPr="00A70536">
        <w:rPr>
          <w:bCs/>
          <w:vertAlign w:val="superscript"/>
        </w:rPr>
        <w:t xml:space="preserve">3, 9, </w:t>
      </w:r>
      <w:proofErr w:type="gramStart"/>
      <w:r w:rsidRPr="00A70536">
        <w:rPr>
          <w:bCs/>
          <w:vertAlign w:val="superscript"/>
        </w:rPr>
        <w:t>10</w:t>
      </w:r>
      <w:proofErr w:type="gramEnd"/>
    </w:p>
    <w:p w14:paraId="1AA7F8CE" w14:textId="21FAC8F8" w:rsidR="00A70536" w:rsidRDefault="00BF36DD">
      <w:pPr>
        <w:widowControl w:val="0"/>
        <w:jc w:val="both"/>
        <w:rPr>
          <w:b/>
        </w:rPr>
      </w:pPr>
      <w:r>
        <w:rPr>
          <w:b/>
        </w:rPr>
        <w:br/>
        <w:t>Objectives</w:t>
      </w:r>
    </w:p>
    <w:p w14:paraId="06D7F7C8" w14:textId="6BD17CB3" w:rsidR="00BF36DD" w:rsidRPr="00F31467" w:rsidRDefault="00BF36DD">
      <w:pPr>
        <w:widowControl w:val="0"/>
        <w:jc w:val="both"/>
        <w:rPr>
          <w:bCs/>
        </w:rPr>
      </w:pPr>
      <w:commentRangeStart w:id="1"/>
      <w:r w:rsidRPr="00BF36DD">
        <w:rPr>
          <w:bCs/>
        </w:rPr>
        <w:t xml:space="preserve">Our objectives are to (1) characterize recent heat exposure at each carceral facility location and by facility type and state; (2) measure how heat exposure at carceral facility locations compares with the rest of the population nationally and by state; and (3) calculate the changes in the number of days per year </w:t>
      </w:r>
      <w:proofErr w:type="spellStart"/>
      <w:r w:rsidRPr="00BF36DD">
        <w:rPr>
          <w:bCs/>
        </w:rPr>
        <w:t>WBGT</w:t>
      </w:r>
      <w:r w:rsidRPr="00BF36DD">
        <w:rPr>
          <w:bCs/>
          <w:vertAlign w:val="subscript"/>
        </w:rPr>
        <w:t>max</w:t>
      </w:r>
      <w:proofErr w:type="spellEnd"/>
      <w:r w:rsidRPr="00BF36DD">
        <w:rPr>
          <w:bCs/>
        </w:rPr>
        <w:t xml:space="preserve"> exceeded 28°</w:t>
      </w:r>
      <w:proofErr w:type="spellStart"/>
      <w:r w:rsidRPr="00BF36DD">
        <w:rPr>
          <w:bCs/>
        </w:rPr>
        <w:t>C at</w:t>
      </w:r>
      <w:proofErr w:type="spellEnd"/>
      <w:r w:rsidRPr="00BF36DD">
        <w:rPr>
          <w:bCs/>
        </w:rPr>
        <w:t xml:space="preserve"> carceral facilities since the 1980s. For objectives (1) and (2), we focus on recent years (2016 – 2020) because we are interested in the current heat exposure. For objective (3), we focus on the entire 1982 – 2020 period because we are interested in long-term trends. The underlying, carceral facility-level daily </w:t>
      </w:r>
      <w:proofErr w:type="spellStart"/>
      <w:r w:rsidRPr="00BF36DD">
        <w:rPr>
          <w:bCs/>
        </w:rPr>
        <w:t>WBGT</w:t>
      </w:r>
      <w:r w:rsidRPr="00BF36DD">
        <w:rPr>
          <w:bCs/>
          <w:vertAlign w:val="subscript"/>
        </w:rPr>
        <w:t>max</w:t>
      </w:r>
      <w:proofErr w:type="spellEnd"/>
      <w:r w:rsidRPr="00BF36DD">
        <w:rPr>
          <w:bCs/>
        </w:rPr>
        <w:t xml:space="preserve"> records during 1982 - 2020 and the derived data used in our analysis are publicly available (Data and Code Availability). </w:t>
      </w:r>
      <w:commentRangeEnd w:id="1"/>
      <w:r w:rsidRPr="00BF36DD">
        <w:rPr>
          <w:bCs/>
        </w:rPr>
        <w:commentReference w:id="1"/>
      </w:r>
    </w:p>
    <w:p w14:paraId="6D65F765" w14:textId="77777777" w:rsidR="00743FBC" w:rsidRDefault="00743FBC">
      <w:pPr>
        <w:widowControl w:val="0"/>
        <w:jc w:val="both"/>
        <w:rPr>
          <w:b/>
        </w:rPr>
      </w:pPr>
    </w:p>
    <w:p w14:paraId="0000000D" w14:textId="1F3FCB46" w:rsidR="005629FE" w:rsidRDefault="00000000">
      <w:pPr>
        <w:widowControl w:val="0"/>
        <w:jc w:val="both"/>
        <w:rPr>
          <w:b/>
        </w:rPr>
      </w:pPr>
      <w:r>
        <w:rPr>
          <w:b/>
        </w:rPr>
        <w:t>Incarceration Data</w:t>
      </w:r>
    </w:p>
    <w:p w14:paraId="0000000E" w14:textId="493E55CC"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Pr>
          <w:vertAlign w:val="superscript"/>
        </w:rPr>
        <w:t>1</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736E969E"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Pr>
          <w:vertAlign w:val="superscript"/>
        </w:rPr>
        <w:t>2</w:t>
      </w:r>
      <w:r>
        <w:t xml:space="preserve"> As described in,</w:t>
      </w:r>
      <w:r>
        <w:rPr>
          <w:vertAlign w:val="superscript"/>
        </w:rPr>
        <w:t>3-5</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been well-validated</w:t>
      </w:r>
      <w:r w:rsidR="006760B5">
        <w:rPr>
          <w:vertAlign w:val="superscript"/>
        </w:rPr>
        <w:t>3-5</w:t>
      </w:r>
      <w:r>
        <w:t xml:space="preserve"> and shown to be well-suited for heat-related epidemiological research in the United States.</w:t>
      </w:r>
      <w:r>
        <w:rPr>
          <w:vertAlign w:val="superscript"/>
        </w:rPr>
        <w:t>5</w:t>
      </w:r>
      <w:r>
        <w:t xml:space="preserve"> The 4-km dataset is freely available.</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5F1784BC" w14:textId="77777777" w:rsidR="007A0132" w:rsidRPr="007A0132" w:rsidRDefault="007A0132" w:rsidP="007A0132">
      <w:pPr>
        <w:widowControl w:val="0"/>
        <w:jc w:val="both"/>
        <w:rPr>
          <w:bCs/>
          <w:vertAlign w:val="superscript"/>
        </w:rPr>
      </w:pPr>
      <w:commentRangeStart w:id="2"/>
      <w:r w:rsidRPr="007A0132">
        <w:rPr>
          <w:bCs/>
        </w:rPr>
        <w:t>WBGT is</w:t>
      </w:r>
      <w:commentRangeEnd w:id="2"/>
      <w:r w:rsidR="00EC4B07">
        <w:rPr>
          <w:rStyle w:val="CommentReference"/>
        </w:rPr>
        <w:commentReference w:id="2"/>
      </w:r>
      <w:r w:rsidRPr="007A0132">
        <w:rPr>
          <w:bCs/>
        </w:rPr>
        <w:t xml:space="preserve"> a heat stress metric widely used in environmental epidemiology to assess associations </w:t>
      </w:r>
      <w:r w:rsidRPr="007A0132">
        <w:rPr>
          <w:bCs/>
        </w:rPr>
        <w:lastRenderedPageBreak/>
        <w:t xml:space="preserve">between heat and human health across a range of contexts. </w:t>
      </w:r>
      <w:r w:rsidRPr="007A0132">
        <w:rPr>
          <w:bCs/>
          <w:vertAlign w:val="superscript"/>
        </w:rPr>
        <w:t>13,14</w:t>
      </w:r>
      <w:r w:rsidRPr="007A0132">
        <w:rPr>
          <w:bCs/>
        </w:rPr>
        <w:t xml:space="preserve"> WBGT accounts for the non-linear interactions between air temperature, humidity, air speeds, and solar radiation.</w:t>
      </w:r>
      <w:r w:rsidRPr="007A0132">
        <w:rPr>
          <w:bCs/>
          <w:vertAlign w:val="superscript"/>
        </w:rPr>
        <w:t>15</w:t>
      </w:r>
      <w:r w:rsidRPr="007A0132">
        <w:rPr>
          <w:bCs/>
        </w:rPr>
        <w:t xml:space="preserve"> But given that incarcerated people spend the vast majority of their time indoors and thus solar radiation is negligible, here we estimate indoor, or shaded, </w:t>
      </w:r>
      <w:proofErr w:type="spellStart"/>
      <w:r w:rsidRPr="007A0132">
        <w:rPr>
          <w:bCs/>
        </w:rPr>
        <w:t>WBGT</w:t>
      </w:r>
      <w:r w:rsidRPr="007A0132">
        <w:rPr>
          <w:bCs/>
          <w:vertAlign w:val="subscript"/>
        </w:rPr>
        <w:t>max</w:t>
      </w:r>
      <w:proofErr w:type="spellEnd"/>
      <w:r w:rsidRPr="007A0132">
        <w:rPr>
          <w:bCs/>
        </w:rPr>
        <w:t xml:space="preserve"> (Supplementary Information).</w:t>
      </w:r>
      <w:r w:rsidRPr="007A0132">
        <w:rPr>
          <w:bCs/>
          <w:vertAlign w:val="superscript"/>
        </w:rPr>
        <w:t>15</w:t>
      </w:r>
      <w:r w:rsidRPr="007A0132">
        <w:rPr>
          <w:bCs/>
        </w:rPr>
        <w:t xml:space="preserve"> Exposure is defined as the number of days per year that </w:t>
      </w:r>
      <w:proofErr w:type="spellStart"/>
      <w:r w:rsidRPr="007A0132">
        <w:rPr>
          <w:bCs/>
        </w:rPr>
        <w:t>WBGT</w:t>
      </w:r>
      <w:r w:rsidRPr="007A0132">
        <w:rPr>
          <w:bCs/>
          <w:vertAlign w:val="subscript"/>
        </w:rPr>
        <w:t>max</w:t>
      </w:r>
      <w:proofErr w:type="spellEnd"/>
      <w:r w:rsidRPr="007A0132">
        <w:rPr>
          <w:bCs/>
          <w:vertAlign w:val="subscript"/>
        </w:rPr>
        <w:t xml:space="preserve"> </w:t>
      </w:r>
      <w:r w:rsidRPr="007A0132">
        <w:rPr>
          <w:bCs/>
        </w:rPr>
        <w:t>exceeded 28°C multiplied by the total estimated incarcerated population exposed (person-days per year).</w:t>
      </w:r>
      <w:r w:rsidRPr="007A0132">
        <w:rPr>
          <w:bCs/>
          <w:vertAlign w:val="superscript"/>
        </w:rPr>
        <w:t>16</w:t>
      </w:r>
    </w:p>
    <w:p w14:paraId="5CEA3942" w14:textId="77777777" w:rsidR="007A0132" w:rsidRDefault="007A0132">
      <w:pPr>
        <w:widowControl w:val="0"/>
        <w:jc w:val="both"/>
        <w:rPr>
          <w:b/>
        </w:rPr>
      </w:pPr>
    </w:p>
    <w:p w14:paraId="331DD767" w14:textId="79306667"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Pr>
          <w:vertAlign w:val="superscript"/>
        </w:rPr>
        <w:t>6,7</w:t>
      </w:r>
      <w:r>
        <w:t xml:space="preserve"> Following</w:t>
      </w:r>
      <w:r w:rsidR="00CE1C7F">
        <w:t xml:space="preserve"> </w:t>
      </w:r>
      <w:r w:rsidR="00CE1C7F">
        <w:rPr>
          <w:vertAlign w:val="superscript"/>
        </w:rPr>
        <w:t>5</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ins w:id="3" w:author="Parks, Robbie M" w:date="2023-12-15T17:21:00Z">
                <w:rPr>
                  <w:rFonts w:ascii="Cambria Math" w:hAnsi="Cambria Math"/>
                  <w:i/>
                  <w:sz w:val="20"/>
                </w:rPr>
              </w:ins>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ins w:id="4" w:author="Parks, Robbie M" w:date="2023-12-15T17:21:00Z">
                <w:rPr>
                  <w:rFonts w:ascii="Cambria Math" w:hAnsi="Cambria Math"/>
                  <w:i/>
                  <w:sz w:val="20"/>
                </w:rPr>
              </w:ins>
            </m:ctrlPr>
          </m:fPr>
          <m:num>
            <m:d>
              <m:dPr>
                <m:begChr m:val="["/>
                <m:endChr m:val="]"/>
                <m:ctrlPr>
                  <w:ins w:id="5" w:author="Parks, Robbie M" w:date="2023-12-15T17:21:00Z">
                    <w:rPr>
                      <w:rFonts w:ascii="Cambria Math" w:eastAsiaTheme="minorHAnsi" w:hAnsi="Cambria Math"/>
                      <w:i/>
                      <w:sz w:val="20"/>
                    </w:rPr>
                  </w:ins>
                </m:ctrlPr>
              </m:dPr>
              <m:e>
                <m:r>
                  <w:rPr>
                    <w:rFonts w:ascii="Cambria Math" w:hAnsi="Cambria Math"/>
                    <w:sz w:val="20"/>
                  </w:rPr>
                  <m:t>610.94 Pa ∙</m:t>
                </m:r>
                <m:sSup>
                  <m:sSupPr>
                    <m:ctrlPr>
                      <w:ins w:id="6" w:author="Parks, Robbie M" w:date="2023-12-15T17:21:00Z">
                        <w:rPr>
                          <w:rFonts w:ascii="Cambria Math" w:hAnsi="Cambria Math"/>
                          <w:i/>
                          <w:sz w:val="20"/>
                        </w:rPr>
                      </w:ins>
                    </m:ctrlPr>
                  </m:sSupPr>
                  <m:e>
                    <m:r>
                      <w:rPr>
                        <w:rFonts w:ascii="Cambria Math" w:hAnsi="Cambria Math"/>
                        <w:sz w:val="20"/>
                      </w:rPr>
                      <m:t xml:space="preserve"> e</m:t>
                    </m:r>
                  </m:e>
                  <m:sup>
                    <m:d>
                      <m:dPr>
                        <m:ctrlPr>
                          <w:ins w:id="7" w:author="Parks, Robbie M" w:date="2023-12-15T17:21:00Z">
                            <w:rPr>
                              <w:rFonts w:ascii="Cambria Math" w:eastAsiaTheme="minorHAnsi" w:hAnsi="Cambria Math"/>
                              <w:i/>
                              <w:sz w:val="20"/>
                            </w:rPr>
                          </w:ins>
                        </m:ctrlPr>
                      </m:dPr>
                      <m:e>
                        <m:f>
                          <m:fPr>
                            <m:ctrlPr>
                              <w:ins w:id="8" w:author="Parks, Robbie M" w:date="2023-12-15T17:21:00Z">
                                <w:rPr>
                                  <w:rFonts w:ascii="Cambria Math" w:hAnsi="Cambria Math"/>
                                  <w:i/>
                                  <w:sz w:val="20"/>
                                </w:rPr>
                              </w:ins>
                            </m:ctrlPr>
                          </m:fPr>
                          <m:num>
                            <m:r>
                              <w:rPr>
                                <w:rFonts w:ascii="Cambria Math" w:hAnsi="Cambria Math"/>
                                <w:sz w:val="20"/>
                              </w:rPr>
                              <m:t xml:space="preserve">17.625 ∙ </m:t>
                            </m:r>
                            <m:sSub>
                              <m:sSubPr>
                                <m:ctrlPr>
                                  <w:ins w:id="9"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ins w:id="10"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ins w:id="11" w:author="Parks, Robbie M" w:date="2023-12-15T17:21:00Z">
                    <w:rPr>
                      <w:rFonts w:ascii="Cambria Math" w:hAnsi="Cambria Math"/>
                      <w:i/>
                      <w:sz w:val="20"/>
                    </w:rPr>
                  </w:ins>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ins w:id="12" w:author="Parks, Robbie M" w:date="2023-12-15T17:21:00Z">
                    <w:rPr>
                      <w:rFonts w:ascii="Cambria Math" w:hAnsi="Cambria Math"/>
                      <w:i/>
                      <w:sz w:val="20"/>
                    </w:rPr>
                  </w:ins>
                </m:ctrlPr>
              </m:sSupPr>
              <m:e>
                <m:r>
                  <w:rPr>
                    <w:rFonts w:ascii="Cambria Math" w:hAnsi="Cambria Math"/>
                    <w:sz w:val="20"/>
                  </w:rPr>
                  <m:t xml:space="preserve"> e</m:t>
                </m:r>
              </m:e>
              <m:sup>
                <m:d>
                  <m:dPr>
                    <m:ctrlPr>
                      <w:ins w:id="13" w:author="Parks, Robbie M" w:date="2023-12-15T17:21:00Z">
                        <w:rPr>
                          <w:rFonts w:ascii="Cambria Math" w:eastAsiaTheme="minorHAnsi" w:hAnsi="Cambria Math"/>
                          <w:i/>
                          <w:sz w:val="20"/>
                        </w:rPr>
                      </w:ins>
                    </m:ctrlPr>
                  </m:dPr>
                  <m:e>
                    <m:f>
                      <m:fPr>
                        <m:ctrlPr>
                          <w:ins w:id="14" w:author="Parks, Robbie M" w:date="2023-12-15T17:21:00Z">
                            <w:rPr>
                              <w:rFonts w:ascii="Cambria Math" w:hAnsi="Cambria Math"/>
                              <w:i/>
                              <w:sz w:val="20"/>
                            </w:rPr>
                          </w:ins>
                        </m:ctrlPr>
                      </m:fPr>
                      <m:num>
                        <m:r>
                          <w:rPr>
                            <w:rFonts w:ascii="Cambria Math" w:hAnsi="Cambria Math"/>
                            <w:sz w:val="20"/>
                          </w:rPr>
                          <m:t xml:space="preserve">17.625 ∙ </m:t>
                        </m:r>
                        <m:sSub>
                          <m:sSubPr>
                            <m:ctrlPr>
                              <w:ins w:id="15"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ins w:id="16"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673136D6"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Pr>
          <w:vertAlign w:val="superscript"/>
        </w:rPr>
        <w:t>8</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Pr>
          <w:vertAlign w:val="superscript"/>
        </w:rPr>
        <w:t>5</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760B5">
        <w:t xml:space="preserve">the average between </w:t>
      </w:r>
      <w:proofErr w:type="spellStart"/>
      <w:r w:rsidR="006760B5">
        <w:t>T</w:t>
      </w:r>
      <w:r w:rsidR="006760B5">
        <w:rPr>
          <w:vertAlign w:val="subscript"/>
        </w:rPr>
        <w:t>max</w:t>
      </w:r>
      <w:proofErr w:type="spellEnd"/>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ins w:id="17" w:author="Parks, Robbie M" w:date="2023-12-15T17:21:00Z">
                <w:rPr>
                  <w:rFonts w:ascii="Cambria Math" w:hAnsi="Cambria Math"/>
                  <w:i/>
                  <w:sz w:val="20"/>
                </w:rPr>
              </w:ins>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ins w:id="18" w:author="Parks, Robbie M" w:date="2023-12-15T17:21:00Z">
                <w:rPr>
                  <w:rFonts w:ascii="Cambria Math" w:hAnsi="Cambria Math"/>
                  <w:i/>
                  <w:sz w:val="20"/>
                </w:rPr>
              </w:ins>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ins w:id="19"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ins w:id="20" w:author="Parks, Robbie M" w:date="2023-12-15T17:21:00Z">
                <w:rPr>
                  <w:rFonts w:ascii="Cambria Math" w:hAnsi="Cambria Math"/>
                  <w:i/>
                  <w:sz w:val="20"/>
                </w:rPr>
              </w:ins>
            </m:ctrlPr>
          </m:dPr>
          <m:e>
            <m:r>
              <w:rPr>
                <w:rFonts w:ascii="Cambria Math" w:hAnsi="Cambria Math"/>
                <w:sz w:val="20"/>
              </w:rPr>
              <m:t>1.2</m:t>
            </m:r>
            <m:d>
              <m:dPr>
                <m:ctrlPr>
                  <w:ins w:id="21" w:author="Parks, Robbie M" w:date="2023-12-15T17:21:00Z">
                    <w:rPr>
                      <w:rFonts w:ascii="Cambria Math" w:hAnsi="Cambria Math"/>
                      <w:i/>
                      <w:sz w:val="20"/>
                    </w:rPr>
                  </w:ins>
                </m:ctrlPr>
              </m:dPr>
              <m:e>
                <m:sSub>
                  <m:sSubPr>
                    <m:ctrlPr>
                      <w:ins w:id="22"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ins w:id="23" w:author="Parks, Robbie M" w:date="2023-12-15T17:21:00Z">
                <w:rPr>
                  <w:rFonts w:ascii="Cambria Math" w:hAnsi="Cambria Math"/>
                  <w:i/>
                  <w:sz w:val="20"/>
                </w:rPr>
              </w:ins>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270779C8" w:rsidR="00F55AB1" w:rsidRPr="000D1F08" w:rsidRDefault="00000000">
      <w:pPr>
        <w:widowControl w:val="0"/>
        <w:jc w:val="both"/>
        <w:rPr>
          <w:color w:val="000000"/>
          <w:sz w:val="20"/>
        </w:rPr>
      </w:pPr>
      <m:oMathPara>
        <m:oMath>
          <m:sSub>
            <m:sSubPr>
              <m:ctrlPr>
                <w:ins w:id="24" w:author="Parks, Robbie M" w:date="2023-12-15T17:21:00Z">
                  <w:rPr>
                    <w:rFonts w:ascii="Cambria Math" w:hAnsi="Cambria Math" w:cs="Arial"/>
                    <w:color w:val="000000"/>
                    <w:sz w:val="20"/>
                  </w:rPr>
                </w:ins>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  0.5(</m:t>
          </m:r>
          <m:sSub>
            <m:sSubPr>
              <m:ctrlPr>
                <w:ins w:id="25" w:author="Parks, Robbie M" w:date="2023-12-15T17:21:00Z">
                  <w:rPr>
                    <w:rFonts w:ascii="Cambria Math" w:hAnsi="Cambria Math" w:cs="Arial"/>
                    <w:color w:val="000000"/>
                    <w:sz w:val="20"/>
                  </w:rPr>
                </w:ins>
              </m:ctrlPr>
            </m:sSubPr>
            <m:e>
              <m:r>
                <w:rPr>
                  <w:rFonts w:ascii="Cambria Math" w:hAnsi="Cambria Math" w:cs="Arial"/>
                  <w:color w:val="000000"/>
                  <w:sz w:val="20"/>
                </w:rPr>
                <m:t>T</m:t>
              </m:r>
            </m:e>
            <m:sub>
              <m:r>
                <w:rPr>
                  <w:rFonts w:ascii="Cambria Math" w:hAnsi="Cambria Math" w:cs="Arial"/>
                  <w:color w:val="000000"/>
                  <w:sz w:val="20"/>
                </w:rPr>
                <m:t>max</m:t>
              </m:r>
            </m:sub>
          </m:sSub>
          <m:r>
            <m:rPr>
              <m:sty m:val="p"/>
            </m:rPr>
            <w:rPr>
              <w:rFonts w:ascii="Cambria Math" w:hAnsi="Cambria Math" w:cs="Arial"/>
              <w:color w:val="000000"/>
              <w:sz w:val="20"/>
            </w:rPr>
            <m:t>+ (-42.379 + 2.04901523</m:t>
          </m:r>
          <m:sSub>
            <m:sSubPr>
              <m:ctrlPr>
                <w:ins w:id="26" w:author="Parks, Robbie M" w:date="2023-12-15T17:21:00Z">
                  <w:rPr>
                    <w:rFonts w:ascii="Cambria Math" w:hAnsi="Cambria Math" w:cs="Arial"/>
                    <w:color w:val="000000"/>
                    <w:sz w:val="20"/>
                  </w:rPr>
                </w:ins>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ins w:id="27" w:author="Parks, Robbie M" w:date="2023-12-15T17:21:00Z">
                  <w:rPr>
                    <w:rFonts w:ascii="Cambria Math" w:hAnsi="Cambria Math" w:cs="Arial"/>
                    <w:color w:val="000000"/>
                    <w:sz w:val="20"/>
                  </w:rPr>
                </w:ins>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ins w:id="28" w:author="Parks, Robbie M" w:date="2023-12-15T17:21: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ins w:id="29" w:author="Parks, Robbie M" w:date="2023-12-15T17:21:00Z">
                  <w:rPr>
                    <w:rFonts w:ascii="Cambria Math" w:hAnsi="Cambria Math" w:cs="Arial"/>
                    <w:color w:val="000000"/>
                    <w:sz w:val="20"/>
                  </w:rPr>
                </w:ins>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ins w:id="30" w:author="Parks, Robbie M" w:date="2023-12-15T17:21: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ins w:id="31" w:author="Parks, Robbie M" w:date="2023-12-15T17:21:00Z">
                  <w:rPr>
                    <w:rFonts w:ascii="Cambria Math" w:hAnsi="Cambria Math" w:cs="Arial"/>
                    <w:color w:val="000000"/>
                    <w:sz w:val="20"/>
                  </w:rPr>
                </w:ins>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ins w:id="32" w:author="Parks, Robbie M" w:date="2023-12-15T17:21: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ins w:id="33" w:author="Parks, Robbie M" w:date="2023-12-15T17:21:00Z">
                  <w:rPr>
                    <w:rFonts w:ascii="Cambria Math" w:hAnsi="Cambria Math" w:cs="Arial"/>
                    <w:color w:val="000000"/>
                    <w:sz w:val="20"/>
                  </w:rPr>
                </w:ins>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4EE82165"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ins w:id="34" w:author="Parks, Robbie M" w:date="2023-12-15T17:21: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ins w:id="35" w:author="Parks, Robbie M" w:date="2023-12-15T17:21:00Z">
                <w:rPr>
                  <w:rFonts w:ascii="Cambria Math" w:hAnsi="Cambria Math" w:cs="Arial"/>
                  <w:color w:val="000000"/>
                  <w:sz w:val="20"/>
                </w:rPr>
              </w:ins>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m:t>
        </m:r>
      </m:oMath>
      <w:r>
        <w:rPr>
          <w:color w:val="000000"/>
          <w:sz w:val="20"/>
        </w:rPr>
        <w:t xml:space="preserve">  (eq. 3)</w:t>
      </w:r>
    </w:p>
    <w:p w14:paraId="06FFEEF7" w14:textId="75FB3A99" w:rsidR="00F55AB1" w:rsidRPr="00F55AB1" w:rsidRDefault="00F55AB1" w:rsidP="00F55AB1">
      <w:pPr>
        <w:widowControl w:val="0"/>
        <w:jc w:val="both"/>
      </w:pPr>
    </w:p>
    <w:p w14:paraId="4B48E5CA" w14:textId="6127391E"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113°F and </w:t>
      </w:r>
      <w:proofErr w:type="spellStart"/>
      <w:r>
        <w:t>RH</w:t>
      </w:r>
      <w:r>
        <w:rPr>
          <w:vertAlign w:val="subscript"/>
        </w:rPr>
        <w:t>min</w:t>
      </w:r>
      <w:proofErr w:type="spellEnd"/>
      <w:r>
        <w:t xml:space="preserve"> less than 13%, </w:t>
      </w:r>
      <w:r w:rsidR="005C335B">
        <w:t>adjustment</w:t>
      </w:r>
      <w:r>
        <w:t xml:space="preserve"> </w:t>
      </w:r>
      <w:r w:rsidR="006760B5">
        <w:t>1</w:t>
      </w:r>
      <w:r>
        <w:t xml:space="preserve">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adjustment 2 (eq. X)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ins w:id="36" w:author="Parks, Robbie M" w:date="2023-12-15T17:21:00Z">
                <w:rPr>
                  <w:rFonts w:ascii="Cambria Math" w:hAnsi="Cambria Math"/>
                  <w:i/>
                  <w:sz w:val="20"/>
                </w:rPr>
              </w:ins>
            </m:ctrlPr>
          </m:fPr>
          <m:num>
            <m:r>
              <w:rPr>
                <w:rFonts w:ascii="Cambria Math" w:hAnsi="Cambria Math"/>
                <w:sz w:val="20"/>
              </w:rPr>
              <m:t xml:space="preserve">13- </m:t>
            </m:r>
            <m:sSub>
              <m:sSubPr>
                <m:ctrlPr>
                  <w:ins w:id="37" w:author="Parks, Robbie M" w:date="2023-12-15T17:21:00Z">
                    <w:rPr>
                      <w:rFonts w:ascii="Cambria Math" w:hAnsi="Cambria Math"/>
                      <w:i/>
                      <w:sz w:val="20"/>
                    </w:rPr>
                  </w:ins>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ins w:id="38" w:author="Parks, Robbie M" w:date="2023-12-15T17:21:00Z">
                <w:rPr>
                  <w:rFonts w:ascii="Cambria Math" w:hAnsi="Cambria Math"/>
                  <w:i/>
                  <w:sz w:val="20"/>
                </w:rPr>
              </w:ins>
            </m:ctrlPr>
          </m:radPr>
          <m:deg/>
          <m:e>
            <m:f>
              <m:fPr>
                <m:ctrlPr>
                  <w:ins w:id="39" w:author="Parks, Robbie M" w:date="2023-12-15T17:21:00Z">
                    <w:rPr>
                      <w:rFonts w:ascii="Cambria Math" w:hAnsi="Cambria Math"/>
                      <w:i/>
                      <w:sz w:val="20"/>
                    </w:rPr>
                  </w:ins>
                </m:ctrlPr>
              </m:fPr>
              <m:num>
                <m:r>
                  <w:rPr>
                    <w:rFonts w:ascii="Cambria Math" w:hAnsi="Cambria Math"/>
                    <w:sz w:val="20"/>
                  </w:rPr>
                  <m:t>17-ABS(</m:t>
                </m:r>
                <m:sSub>
                  <m:sSubPr>
                    <m:ctrlPr>
                      <w:ins w:id="40"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ins w:id="41" w:author="Parks, Robbie M" w:date="2023-12-15T17:21:00Z">
                <w:rPr>
                  <w:rFonts w:ascii="Cambria Math" w:hAnsi="Cambria Math"/>
                  <w:i/>
                  <w:sz w:val="20"/>
                </w:rPr>
              </w:ins>
            </m:ctrlPr>
          </m:fPr>
          <m:num>
            <m:sSub>
              <m:sSubPr>
                <m:ctrlPr>
                  <w:ins w:id="42" w:author="Parks, Robbie M" w:date="2023-12-15T17:21:00Z">
                    <w:rPr>
                      <w:rFonts w:ascii="Cambria Math" w:hAnsi="Cambria Math"/>
                      <w:i/>
                      <w:sz w:val="20"/>
                    </w:rPr>
                  </w:ins>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ins w:id="43" w:author="Parks, Robbie M" w:date="2023-12-15T17:21:00Z">
                <w:rPr>
                  <w:rFonts w:ascii="Cambria Math" w:hAnsi="Cambria Math"/>
                  <w:i/>
                  <w:sz w:val="20"/>
                </w:rPr>
              </w:ins>
            </m:ctrlPr>
          </m:fPr>
          <m:num>
            <m:r>
              <w:rPr>
                <w:rFonts w:ascii="Cambria Math" w:hAnsi="Cambria Math"/>
                <w:sz w:val="20"/>
              </w:rPr>
              <m:t xml:space="preserve">87- </m:t>
            </m:r>
            <m:sSub>
              <m:sSubPr>
                <m:ctrlPr>
                  <w:ins w:id="44"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6FE66C19" w:rsidR="005629FE" w:rsidRDefault="00000000">
      <w:pPr>
        <w:widowControl w:val="0"/>
        <w:jc w:val="both"/>
      </w:pPr>
      <w:r>
        <w:t xml:space="preserve">We then use the quadratic relationship identified in previous </w:t>
      </w:r>
      <w:r w:rsidR="006760B5">
        <w:t>work</w:t>
      </w:r>
      <w:r w:rsidR="006760B5">
        <w:rPr>
          <w:vertAlign w:val="superscript"/>
        </w:rPr>
        <w:t>7</w:t>
      </w:r>
      <w:r w:rsidR="006760B5">
        <w:t xml:space="preserve"> </w:t>
      </w:r>
      <w:r>
        <w:t xml:space="preserve">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2BC4E598" w:rsidR="005C335B" w:rsidRDefault="005C335B" w:rsidP="000D1F08">
      <w:pPr>
        <w:widowControl w:val="0"/>
        <w:jc w:val="center"/>
      </w:pPr>
      <m:oMath>
        <m:r>
          <w:rPr>
            <w:rFonts w:ascii="Cambria Math" w:hAnsi="Cambria Math"/>
            <w:sz w:val="20"/>
          </w:rPr>
          <m:t xml:space="preserve">WBGT </m:t>
        </m:r>
        <m:d>
          <m:dPr>
            <m:ctrlPr>
              <w:ins w:id="45" w:author="Parks, Robbie M" w:date="2023-12-15T17:21:00Z">
                <w:rPr>
                  <w:rFonts w:ascii="Cambria Math" w:hAnsi="Cambria Math"/>
                  <w:i/>
                  <w:sz w:val="20"/>
                </w:rPr>
              </w:ins>
            </m:ctrlPr>
          </m:dPr>
          <m:e>
            <m:r>
              <w:rPr>
                <w:rFonts w:ascii="Cambria Math" w:hAnsi="Cambria Math"/>
                <w:sz w:val="20"/>
              </w:rPr>
              <m:t>°C</m:t>
            </m:r>
          </m:e>
        </m:d>
        <m:r>
          <w:rPr>
            <w:rFonts w:ascii="Cambria Math" w:hAnsi="Cambria Math"/>
            <w:sz w:val="20"/>
          </w:rPr>
          <m:t>= -0.0034</m:t>
        </m:r>
        <m:sSup>
          <m:sSupPr>
            <m:ctrlPr>
              <w:ins w:id="46" w:author="Parks, Robbie M" w:date="2023-12-15T17:21:00Z">
                <w:rPr>
                  <w:rFonts w:ascii="Cambria Math" w:hAnsi="Cambria Math"/>
                  <w:i/>
                  <w:sz w:val="20"/>
                </w:rPr>
              </w:ins>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in°F)</m:t>
        </m:r>
      </m:oMath>
      <w:r>
        <w:t xml:space="preserve"> (eq. 6)</w:t>
      </w:r>
    </w:p>
    <w:p w14:paraId="00000019" w14:textId="77777777" w:rsidR="005629FE" w:rsidRDefault="005629FE">
      <w:pPr>
        <w:widowControl w:val="0"/>
        <w:jc w:val="both"/>
      </w:pPr>
    </w:p>
    <w:p w14:paraId="0000001A" w14:textId="7978D956" w:rsidR="005629FE" w:rsidRDefault="00000000">
      <w:pPr>
        <w:widowControl w:val="0"/>
        <w:jc w:val="both"/>
      </w:pPr>
      <w:r>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w:t>
      </w:r>
      <w:r w:rsidR="006760B5">
        <w:rPr>
          <w:vertAlign w:val="superscript"/>
        </w:rPr>
        <w:t>7</w:t>
      </w:r>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r w:rsidR="006760B5">
        <w:rPr>
          <w:vertAlign w:val="superscript"/>
        </w:rPr>
        <w:t>9</w:t>
      </w:r>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ins w:id="47" w:author="Parks, Robbie M" w:date="2023-12-15T17:21:00Z">
                <w:rPr>
                  <w:rFonts w:ascii="Cambria Math" w:hAnsi="Cambria Math"/>
                  <w:i/>
                </w:rPr>
              </w:ins>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ins w:id="48" w:author="Parks, Robbie M" w:date="2023-12-15T17:21:00Z">
                <w:rPr>
                  <w:rFonts w:ascii="Cambria Math" w:hAnsi="Cambria Math"/>
                  <w:i/>
                </w:rPr>
              </w:ins>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54A56A67" w14:textId="56450990" w:rsidR="008972F4" w:rsidRDefault="00000000" w:rsidP="008972F4">
      <w:pPr>
        <w:jc w:val="both"/>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t>
      </w:r>
      <w:proofErr w:type="spellStart"/>
      <w:r w:rsidR="008972F4">
        <w:rPr>
          <w:color w:val="000000"/>
        </w:rPr>
        <w:t>WBGTmax</w:t>
      </w:r>
      <w:proofErr w:type="spellEnd"/>
      <w:r w:rsidR="006760B5">
        <w:rPr>
          <w:color w:val="000000"/>
          <w:vertAlign w:val="superscript"/>
        </w:rPr>
        <w:t xml:space="preserve"> 10</w:t>
      </w:r>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11</w:t>
      </w:r>
      <w:r w:rsidR="008972F4">
        <w:t xml:space="preserve">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2B63C4DD"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r w:rsidR="006760B5">
        <w:rPr>
          <w:vertAlign w:val="superscript"/>
        </w:rPr>
        <w:t>12</w:t>
      </w:r>
      <w:r w:rsidR="003333C2">
        <w:t xml:space="preserve"> Recent findings suggests that, when correlated against station observations, the accuracy of both PRISM and ERA5 derived WBGT may vary by climate zone in the United States.</w:t>
      </w:r>
      <w:r w:rsidR="006760B5">
        <w:rPr>
          <w:vertAlign w:val="superscript"/>
        </w:rPr>
        <w:t>13</w:t>
      </w:r>
      <w:r w:rsidR="006760B5">
        <w:t xml:space="preserve"> </w:t>
      </w:r>
      <w:r w:rsidR="003333C2">
        <w:t xml:space="preserve"> </w:t>
      </w:r>
    </w:p>
    <w:p w14:paraId="0A01EBE2" w14:textId="77777777" w:rsidR="003333C2" w:rsidRDefault="003333C2">
      <w:pPr>
        <w:widowControl w:val="0"/>
        <w:jc w:val="both"/>
      </w:pPr>
    </w:p>
    <w:p w14:paraId="591AC552" w14:textId="17B44713"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the </w:t>
      </w:r>
      <w:r w:rsidR="005F72BC" w:rsidRPr="005F72BC">
        <w:t>Met Office Hadley Centre for Climate Science and Services</w:t>
      </w:r>
      <w:r w:rsidRPr="003333C2">
        <w:t>.</w:t>
      </w:r>
      <w:r w:rsidR="006760B5">
        <w:rPr>
          <w:vertAlign w:val="superscript"/>
        </w:rPr>
        <w:t>14,15</w:t>
      </w:r>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r w:rsidR="009B7B98">
        <w:rPr>
          <w:vertAlign w:val="superscript"/>
        </w:rPr>
        <w:t>16</w:t>
      </w:r>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334BD001" w:rsidR="005F72BC" w:rsidRPr="005F72BC" w:rsidRDefault="005F72BC">
      <w:pPr>
        <w:widowControl w:val="0"/>
        <w:jc w:val="both"/>
      </w:pPr>
      <w:r>
        <w:t xml:space="preserve">Because we are concerned with hot days, we reperform the analysis of Figure 1, but for only 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r w:rsidR="009B7B98">
        <w:rPr>
          <w:vertAlign w:val="superscript"/>
        </w:rPr>
        <w:t>13</w:t>
      </w:r>
      <w:r w:rsidR="000B61B5">
        <w:t xml:space="preserve">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ins w:id="49" w:author="Parks, Robbie M" w:date="2023-12-15T17:21:00Z">
                <w:rPr>
                  <w:rFonts w:ascii="Cambria Math" w:hAnsi="Cambria Math"/>
                  <w:i/>
                </w:rPr>
              </w:ins>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ins w:id="50" w:author="Parks, Robbie M" w:date="2023-12-15T17:21:00Z">
                <w:rPr>
                  <w:rFonts w:ascii="Cambria Math" w:hAnsi="Cambria Math"/>
                  <w:i/>
                </w:rPr>
              </w:ins>
            </m:ctrlPr>
          </m:sSubPr>
          <m:e>
            <m:r>
              <w:rPr>
                <w:rFonts w:ascii="Cambria Math" w:hAnsi="Cambria Math"/>
              </w:rPr>
              <m:t>n</m:t>
            </m:r>
          </m:e>
          <m:sub>
            <m:sSub>
              <m:sSubPr>
                <m:ctrlPr>
                  <w:ins w:id="51" w:author="Parks, Robbie M" w:date="2023-12-15T17:21:00Z">
                    <w:rPr>
                      <w:rFonts w:ascii="Cambria Math" w:hAnsi="Cambria Math"/>
                      <w:i/>
                    </w:rPr>
                  </w:ins>
                </m:ctrlPr>
              </m:sSubPr>
              <m:e>
                <m:r>
                  <w:rPr>
                    <w:rFonts w:ascii="Cambria Math" w:hAnsi="Cambria Math"/>
                  </w:rPr>
                  <m:t>Days</m:t>
                </m:r>
              </m:e>
              <m:sub>
                <m:sSub>
                  <m:sSubPr>
                    <m:ctrlPr>
                      <w:ins w:id="52"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30CBFB54"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Pr>
          <w:vertAlign w:val="superscript"/>
        </w:rPr>
        <w:t>1</w:t>
      </w:r>
      <w:r w:rsidR="009B7B98">
        <w:rPr>
          <w:vertAlign w:val="superscript"/>
        </w:rPr>
        <w:t>7</w:t>
      </w:r>
      <w:r>
        <w:t xml:space="preserve"> and from the US Census Bureau prior to 1990</w:t>
      </w:r>
      <w:r w:rsidR="00397AC7">
        <w:t>:</w:t>
      </w:r>
      <w:proofErr w:type="gramStart"/>
      <w:r w:rsidR="009B7B98">
        <w:rPr>
          <w:vertAlign w:val="superscript"/>
        </w:rPr>
        <w:t>18</w:t>
      </w:r>
      <w:proofErr w:type="gramEnd"/>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ins w:id="53" w:author="Parks, Robbie M" w:date="2023-12-15T17:21:00Z">
                <w:rPr>
                  <w:rFonts w:ascii="Cambria Math" w:hAnsi="Cambria Math"/>
                  <w:i/>
                </w:rPr>
              </w:ins>
            </m:ctrlPr>
          </m:sSubPr>
          <m:e>
            <m:sSub>
              <m:sSubPr>
                <m:ctrlPr>
                  <w:ins w:id="54" w:author="Parks, Robbie M" w:date="2023-12-15T17:21:00Z">
                    <w:rPr>
                      <w:rFonts w:ascii="Cambria Math" w:hAnsi="Cambria Math"/>
                      <w:i/>
                    </w:rPr>
                  </w:ins>
                </m:ctrlPr>
              </m:sSubPr>
              <m:e>
                <m:r>
                  <w:rPr>
                    <w:rFonts w:ascii="Cambria Math" w:hAnsi="Cambria Math"/>
                  </w:rPr>
                  <m:t>(n</m:t>
                </m:r>
              </m:e>
              <m:sub>
                <m:sSub>
                  <m:sSubPr>
                    <m:ctrlPr>
                      <w:ins w:id="55" w:author="Parks, Robbie M" w:date="2023-12-15T17:21:00Z">
                        <w:rPr>
                          <w:rFonts w:ascii="Cambria Math" w:hAnsi="Cambria Math"/>
                          <w:i/>
                        </w:rPr>
                      </w:ins>
                    </m:ctrlPr>
                  </m:sSubPr>
                  <m:e>
                    <m:r>
                      <w:rPr>
                        <w:rFonts w:ascii="Cambria Math" w:hAnsi="Cambria Math"/>
                      </w:rPr>
                      <m:t>Days</m:t>
                    </m:r>
                  </m:e>
                  <m:sub>
                    <m:sSub>
                      <m:sSubPr>
                        <m:ctrlPr>
                          <w:ins w:id="56"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ins w:id="57" w:author="Parks, Robbie M" w:date="2023-12-15T17:21:00Z">
                <w:rPr>
                  <w:rFonts w:ascii="Cambria Math" w:hAnsi="Cambria Math"/>
                  <w:i/>
                </w:rPr>
              </w:ins>
            </m:ctrlPr>
          </m:naryPr>
          <m:sub>
            <m:r>
              <w:rPr>
                <w:rFonts w:ascii="Cambria Math" w:hAnsi="Cambria Math"/>
              </w:rPr>
              <m:t>county</m:t>
            </m:r>
          </m:sub>
          <m:sup/>
          <m:e>
            <m:sSub>
              <m:sSubPr>
                <m:ctrlPr>
                  <w:ins w:id="58" w:author="Parks, Robbie M" w:date="2023-12-15T17:21:00Z">
                    <w:rPr>
                      <w:rFonts w:ascii="Cambria Math" w:hAnsi="Cambria Math"/>
                      <w:i/>
                    </w:rPr>
                  </w:ins>
                </m:ctrlPr>
              </m:sSubPr>
              <m:e>
                <m:sSub>
                  <m:sSubPr>
                    <m:ctrlPr>
                      <w:ins w:id="59" w:author="Parks, Robbie M" w:date="2023-12-15T17:21:00Z">
                        <w:rPr>
                          <w:rFonts w:ascii="Cambria Math" w:hAnsi="Cambria Math"/>
                          <w:i/>
                        </w:rPr>
                      </w:ins>
                    </m:ctrlPr>
                  </m:sSubPr>
                  <m:e>
                    <m:r>
                      <w:rPr>
                        <w:rFonts w:ascii="Cambria Math" w:hAnsi="Cambria Math"/>
                      </w:rPr>
                      <m:t>(n</m:t>
                    </m:r>
                  </m:e>
                  <m:sub>
                    <m:sSub>
                      <m:sSubPr>
                        <m:ctrlPr>
                          <w:ins w:id="60" w:author="Parks, Robbie M" w:date="2023-12-15T17:21:00Z">
                            <w:rPr>
                              <w:rFonts w:ascii="Cambria Math" w:hAnsi="Cambria Math"/>
                              <w:i/>
                            </w:rPr>
                          </w:ins>
                        </m:ctrlPr>
                      </m:sSubPr>
                      <m:e>
                        <m:r>
                          <w:rPr>
                            <w:rFonts w:ascii="Cambria Math" w:hAnsi="Cambria Math"/>
                          </w:rPr>
                          <m:t>Days</m:t>
                        </m:r>
                      </m:e>
                      <m:sub>
                        <m:sSub>
                          <m:sSubPr>
                            <m:ctrlPr>
                              <w:ins w:id="61"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ins w:id="62" w:author="Parks, Robbie M" w:date="2023-12-15T17:21:00Z">
                    <w:rPr>
                      <w:rFonts w:ascii="Cambria Math" w:hAnsi="Cambria Math"/>
                      <w:i/>
                    </w:rPr>
                  </w:ins>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ins w:id="63" w:author="Parks, Robbie M" w:date="2023-12-15T17:21:00Z">
                <w:rPr>
                  <w:rFonts w:ascii="Cambria Math" w:hAnsi="Cambria Math"/>
                  <w:i/>
                </w:rPr>
              </w:ins>
            </m:ctrlPr>
          </m:sSubPr>
          <m:e>
            <m:sSub>
              <m:sSubPr>
                <m:ctrlPr>
                  <w:ins w:id="64" w:author="Parks, Robbie M" w:date="2023-12-15T17:21:00Z">
                    <w:rPr>
                      <w:rFonts w:ascii="Cambria Math" w:hAnsi="Cambria Math"/>
                      <w:i/>
                    </w:rPr>
                  </w:ins>
                </m:ctrlPr>
              </m:sSubPr>
              <m:e>
                <m:r>
                  <w:rPr>
                    <w:rFonts w:ascii="Cambria Math" w:hAnsi="Cambria Math"/>
                  </w:rPr>
                  <m:t>(n</m:t>
                </m:r>
              </m:e>
              <m:sub>
                <m:sSub>
                  <m:sSubPr>
                    <m:ctrlPr>
                      <w:ins w:id="65" w:author="Parks, Robbie M" w:date="2023-12-15T17:21:00Z">
                        <w:rPr>
                          <w:rFonts w:ascii="Cambria Math" w:hAnsi="Cambria Math"/>
                          <w:i/>
                        </w:rPr>
                      </w:ins>
                    </m:ctrlPr>
                  </m:sSubPr>
                  <m:e>
                    <m:r>
                      <w:rPr>
                        <w:rFonts w:ascii="Cambria Math" w:hAnsi="Cambria Math"/>
                      </w:rPr>
                      <m:t>Days</m:t>
                    </m:r>
                  </m:e>
                  <m:sub>
                    <m:sSub>
                      <m:sSubPr>
                        <m:ctrlPr>
                          <w:ins w:id="66"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ins w:id="67" w:author="Parks, Robbie M" w:date="2023-12-15T17:21:00Z">
                <w:rPr>
                  <w:rFonts w:ascii="Cambria Math" w:hAnsi="Cambria Math"/>
                  <w:i/>
                </w:rPr>
              </w:ins>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ins w:id="68" w:author="Parks, Robbie M" w:date="2023-12-15T17:21:00Z">
                <w:rPr>
                  <w:rFonts w:ascii="Cambria Math" w:hAnsi="Cambria Math"/>
                  <w:i/>
                </w:rPr>
              </w:ins>
            </m:ctrlPr>
          </m:sSubPr>
          <m:e>
            <m:sSub>
              <m:sSubPr>
                <m:ctrlPr>
                  <w:ins w:id="69" w:author="Parks, Robbie M" w:date="2023-12-15T17:21:00Z">
                    <w:rPr>
                      <w:rFonts w:ascii="Cambria Math" w:hAnsi="Cambria Math"/>
                      <w:i/>
                    </w:rPr>
                  </w:ins>
                </m:ctrlPr>
              </m:sSubPr>
              <m:e>
                <m:r>
                  <w:rPr>
                    <w:rFonts w:ascii="Cambria Math" w:hAnsi="Cambria Math"/>
                  </w:rPr>
                  <m:t>(n</m:t>
                </m:r>
              </m:e>
              <m:sub>
                <m:sSub>
                  <m:sSubPr>
                    <m:ctrlPr>
                      <w:ins w:id="70" w:author="Parks, Robbie M" w:date="2023-12-15T17:21:00Z">
                        <w:rPr>
                          <w:rFonts w:ascii="Cambria Math" w:hAnsi="Cambria Math"/>
                          <w:i/>
                        </w:rPr>
                      </w:ins>
                    </m:ctrlPr>
                  </m:sSubPr>
                  <m:e>
                    <m:r>
                      <w:rPr>
                        <w:rFonts w:ascii="Cambria Math" w:hAnsi="Cambria Math"/>
                      </w:rPr>
                      <m:t>Days</m:t>
                    </m:r>
                  </m:e>
                  <m:sub>
                    <m:sSub>
                      <m:sSubPr>
                        <m:ctrlPr>
                          <w:ins w:id="71"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ins w:id="72" w:author="Parks, Robbie M" w:date="2023-12-15T17:21:00Z">
                <w:rPr>
                  <w:rFonts w:ascii="Cambria Math" w:hAnsi="Cambria Math"/>
                  <w:i/>
                </w:rPr>
              </w:ins>
            </m:ctrlPr>
          </m:sSubPr>
          <m:e>
            <m:sSub>
              <m:sSubPr>
                <m:ctrlPr>
                  <w:ins w:id="73" w:author="Parks, Robbie M" w:date="2023-12-15T17:21:00Z">
                    <w:rPr>
                      <w:rFonts w:ascii="Cambria Math" w:hAnsi="Cambria Math"/>
                      <w:i/>
                    </w:rPr>
                  </w:ins>
                </m:ctrlPr>
              </m:sSubPr>
              <m:e>
                <m:r>
                  <w:rPr>
                    <w:rFonts w:ascii="Cambria Math" w:hAnsi="Cambria Math"/>
                  </w:rPr>
                  <m:t>(n</m:t>
                </m:r>
              </m:e>
              <m:sub>
                <m:sSub>
                  <m:sSubPr>
                    <m:ctrlPr>
                      <w:ins w:id="74" w:author="Parks, Robbie M" w:date="2023-12-15T17:21:00Z">
                        <w:rPr>
                          <w:rFonts w:ascii="Cambria Math" w:hAnsi="Cambria Math"/>
                          <w:i/>
                        </w:rPr>
                      </w:ins>
                    </m:ctrlPr>
                  </m:sSubPr>
                  <m:e>
                    <m:r>
                      <w:rPr>
                        <w:rFonts w:ascii="Cambria Math" w:hAnsi="Cambria Math"/>
                      </w:rPr>
                      <m:t>Days</m:t>
                    </m:r>
                  </m:e>
                  <m:sub>
                    <m:sSub>
                      <m:sSubPr>
                        <m:ctrlPr>
                          <w:ins w:id="75"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ins w:id="76" w:author="Parks, Robbie M" w:date="2023-12-15T17:21:00Z">
                <w:rPr>
                  <w:rFonts w:ascii="Cambria Math" w:hAnsi="Cambria Math"/>
                  <w:i/>
                </w:rPr>
              </w:ins>
            </m:ctrlPr>
          </m:sSubPr>
          <m:e>
            <m:sSub>
              <m:sSubPr>
                <m:ctrlPr>
                  <w:ins w:id="77" w:author="Parks, Robbie M" w:date="2023-12-15T17:21:00Z">
                    <w:rPr>
                      <w:rFonts w:ascii="Cambria Math" w:hAnsi="Cambria Math"/>
                      <w:i/>
                    </w:rPr>
                  </w:ins>
                </m:ctrlPr>
              </m:sSubPr>
              <m:e>
                <m:r>
                  <w:rPr>
                    <w:rFonts w:ascii="Cambria Math" w:hAnsi="Cambria Math"/>
                  </w:rPr>
                  <m:t>(n</m:t>
                </m:r>
              </m:e>
              <m:sub>
                <m:sSub>
                  <m:sSubPr>
                    <m:ctrlPr>
                      <w:ins w:id="78" w:author="Parks, Robbie M" w:date="2023-12-15T17:21:00Z">
                        <w:rPr>
                          <w:rFonts w:ascii="Cambria Math" w:hAnsi="Cambria Math"/>
                          <w:i/>
                        </w:rPr>
                      </w:ins>
                    </m:ctrlPr>
                  </m:sSubPr>
                  <m:e>
                    <m:r>
                      <w:rPr>
                        <w:rFonts w:ascii="Cambria Math" w:hAnsi="Cambria Math"/>
                      </w:rPr>
                      <m:t>Days</m:t>
                    </m:r>
                  </m:e>
                  <m:sub>
                    <m:sSub>
                      <m:sSubPr>
                        <m:ctrlPr>
                          <w:ins w:id="79"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ins w:id="80" w:author="Parks, Robbie M" w:date="2023-12-15T17:21:00Z">
                <w:rPr>
                  <w:rFonts w:ascii="Cambria Math" w:hAnsi="Cambria Math"/>
                  <w:i/>
                </w:rPr>
              </w:ins>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ins w:id="81" w:author="Parks, Robbie M" w:date="2023-12-15T17:21:00Z">
                <w:rPr>
                  <w:rFonts w:ascii="Cambria Math" w:hAnsi="Cambria Math"/>
                  <w:i/>
                </w:rPr>
              </w:ins>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ins w:id="82" w:author="Parks, Robbie M" w:date="2023-12-15T17:21:00Z">
                <w:rPr>
                  <w:rFonts w:ascii="Cambria Math" w:hAnsi="Cambria Math"/>
                  <w:i/>
                </w:rPr>
              </w:ins>
            </m:ctrlPr>
          </m:sSubPr>
          <m:e>
            <m:sSub>
              <m:sSubPr>
                <m:ctrlPr>
                  <w:ins w:id="83" w:author="Parks, Robbie M" w:date="2023-12-15T17:21:00Z">
                    <w:rPr>
                      <w:rFonts w:ascii="Cambria Math" w:hAnsi="Cambria Math"/>
                      <w:i/>
                    </w:rPr>
                  </w:ins>
                </m:ctrlPr>
              </m:sSubPr>
              <m:e>
                <m:r>
                  <w:rPr>
                    <w:rFonts w:ascii="Cambria Math" w:hAnsi="Cambria Math"/>
                  </w:rPr>
                  <m:t>(n</m:t>
                </m:r>
              </m:e>
              <m:sub>
                <m:sSub>
                  <m:sSubPr>
                    <m:ctrlPr>
                      <w:ins w:id="84" w:author="Parks, Robbie M" w:date="2023-12-15T17:21:00Z">
                        <w:rPr>
                          <w:rFonts w:ascii="Cambria Math" w:hAnsi="Cambria Math"/>
                          <w:i/>
                        </w:rPr>
                      </w:ins>
                    </m:ctrlPr>
                  </m:sSubPr>
                  <m:e>
                    <m:r>
                      <w:rPr>
                        <w:rFonts w:ascii="Cambria Math" w:hAnsi="Cambria Math"/>
                      </w:rPr>
                      <m:t>Days</m:t>
                    </m:r>
                  </m:e>
                  <m:sub>
                    <m:sSub>
                      <m:sSubPr>
                        <m:ctrlPr>
                          <w:ins w:id="85"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2020</w:t>
      </w:r>
      <w:r w:rsidR="00075226">
        <w:t xml:space="preserve">, </w:t>
      </w:r>
      <m:oMath>
        <m:sSub>
          <m:sSubPr>
            <m:ctrlPr>
              <w:ins w:id="86" w:author="Parks, Robbie M" w:date="2023-12-15T17:21:00Z">
                <w:rPr>
                  <w:rFonts w:ascii="Cambria Math" w:hAnsi="Cambria Math"/>
                  <w:i/>
                </w:rPr>
              </w:ins>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ins w:id="87" w:author="Parks, Robbie M" w:date="2023-12-15T17:21:00Z">
                <w:rPr>
                  <w:rFonts w:ascii="Cambria Math" w:hAnsi="Cambria Math"/>
                  <w:i/>
                </w:rPr>
              </w:ins>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ins w:id="88" w:author="Parks, Robbie M" w:date="2023-12-15T17:21:00Z">
                <w:rPr>
                  <w:rFonts w:ascii="Cambria Math" w:hAnsi="Cambria Math"/>
                  <w:i/>
                </w:rPr>
              </w:ins>
            </m:ctrlPr>
          </m:sSupPr>
          <m:e>
            <m:r>
              <w:rPr>
                <w:rFonts w:ascii="Cambria Math" w:hAnsi="Cambria Math"/>
              </w:rPr>
              <m:t>∆</m:t>
            </m:r>
            <m:sSub>
              <m:sSubPr>
                <m:ctrlPr>
                  <w:ins w:id="89" w:author="Parks, Robbie M" w:date="2023-12-15T17:21:00Z">
                    <w:rPr>
                      <w:rFonts w:ascii="Cambria Math" w:hAnsi="Cambria Math"/>
                      <w:i/>
                    </w:rPr>
                  </w:ins>
                </m:ctrlPr>
              </m:sSubPr>
              <m:e>
                <m:sSub>
                  <m:sSubPr>
                    <m:ctrlPr>
                      <w:ins w:id="90" w:author="Parks, Robbie M" w:date="2023-12-15T17:21:00Z">
                        <w:rPr>
                          <w:rFonts w:ascii="Cambria Math" w:hAnsi="Cambria Math"/>
                          <w:i/>
                        </w:rPr>
                      </w:ins>
                    </m:ctrlPr>
                  </m:sSubPr>
                  <m:e>
                    <m:r>
                      <w:rPr>
                        <w:rFonts w:ascii="Cambria Math" w:hAnsi="Cambria Math"/>
                      </w:rPr>
                      <m:t>(n</m:t>
                    </m:r>
                  </m:e>
                  <m:sub>
                    <m:sSub>
                      <m:sSubPr>
                        <m:ctrlPr>
                          <w:ins w:id="91" w:author="Parks, Robbie M" w:date="2023-12-15T17:21:00Z">
                            <w:rPr>
                              <w:rFonts w:ascii="Cambria Math" w:hAnsi="Cambria Math"/>
                              <w:i/>
                            </w:rPr>
                          </w:ins>
                        </m:ctrlPr>
                      </m:sSubPr>
                      <m:e>
                        <m:r>
                          <w:rPr>
                            <w:rFonts w:ascii="Cambria Math" w:hAnsi="Cambria Math"/>
                          </w:rPr>
                          <m:t>Days</m:t>
                        </m:r>
                      </m:e>
                      <m:sub>
                        <m:sSub>
                          <m:sSubPr>
                            <m:ctrlPr>
                              <w:ins w:id="92"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ins w:id="93" w:author="Parks, Robbie M" w:date="2023-12-15T17:21:00Z">
                <w:rPr>
                  <w:rFonts w:ascii="Cambria Math" w:hAnsi="Cambria Math"/>
                  <w:i/>
                </w:rPr>
              </w:ins>
            </m:ctrlPr>
          </m:sSupPr>
          <m:e>
            <m:r>
              <w:rPr>
                <w:rFonts w:ascii="Cambria Math" w:hAnsi="Cambria Math"/>
              </w:rPr>
              <m:t>∆</m:t>
            </m:r>
            <m:sSub>
              <m:sSubPr>
                <m:ctrlPr>
                  <w:ins w:id="94" w:author="Parks, Robbie M" w:date="2023-12-15T17:21:00Z">
                    <w:rPr>
                      <w:rFonts w:ascii="Cambria Math" w:hAnsi="Cambria Math"/>
                      <w:i/>
                    </w:rPr>
                  </w:ins>
                </m:ctrlPr>
              </m:sSubPr>
              <m:e>
                <m:sSub>
                  <m:sSubPr>
                    <m:ctrlPr>
                      <w:ins w:id="95" w:author="Parks, Robbie M" w:date="2023-12-15T17:21:00Z">
                        <w:rPr>
                          <w:rFonts w:ascii="Cambria Math" w:hAnsi="Cambria Math"/>
                          <w:i/>
                        </w:rPr>
                      </w:ins>
                    </m:ctrlPr>
                  </m:sSubPr>
                  <m:e>
                    <m:r>
                      <w:rPr>
                        <w:rFonts w:ascii="Cambria Math" w:hAnsi="Cambria Math"/>
                      </w:rPr>
                      <m:t>(n</m:t>
                    </m:r>
                  </m:e>
                  <m:sub>
                    <m:sSub>
                      <m:sSubPr>
                        <m:ctrlPr>
                          <w:ins w:id="96" w:author="Parks, Robbie M" w:date="2023-12-15T17:21:00Z">
                            <w:rPr>
                              <w:rFonts w:ascii="Cambria Math" w:hAnsi="Cambria Math"/>
                              <w:i/>
                            </w:rPr>
                          </w:ins>
                        </m:ctrlPr>
                      </m:sSubPr>
                      <m:e>
                        <m:r>
                          <w:rPr>
                            <w:rFonts w:ascii="Cambria Math" w:hAnsi="Cambria Math"/>
                          </w:rPr>
                          <m:t>Days</m:t>
                        </m:r>
                      </m:e>
                      <m:sub>
                        <m:sSub>
                          <m:sSubPr>
                            <m:ctrlPr>
                              <w:ins w:id="97"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ins w:id="98" w:author="Parks, Robbie M" w:date="2023-12-15T17:21:00Z">
                <w:rPr>
                  <w:rFonts w:ascii="Cambria Math" w:hAnsi="Cambria Math"/>
                  <w:i/>
                </w:rPr>
              </w:ins>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00000026" w14:textId="58245A72" w:rsidR="005629FE" w:rsidRPr="005A2D82" w:rsidRDefault="005A2D82" w:rsidP="005A42BE">
      <w:pPr>
        <w:widowControl w:val="0"/>
        <w:jc w:val="both"/>
      </w:pPr>
      <w:r w:rsidRPr="005A2D82">
        <w:t xml:space="preserve">We include additional analyses by further carceral facility types in the Supplementary 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r w:rsidRPr="005A2D82">
        <w:br w:type="page"/>
      </w:r>
    </w:p>
    <w:p w14:paraId="00000027" w14:textId="77777777"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00000029" w14:textId="77777777"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w:t>
      </w:r>
      <w:proofErr w:type="spellStart"/>
      <w:r w:rsidRPr="00D60BA8">
        <w:t>Climatologies</w:t>
      </w:r>
      <w:proofErr w:type="spellEnd"/>
      <w:r w:rsidRPr="00D60BA8">
        <w:t xml:space="preserve">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 xml:space="preserve">Daly, C., </w:t>
      </w:r>
      <w:proofErr w:type="spellStart"/>
      <w:r w:rsidRPr="00D60BA8">
        <w:t>Halbleib</w:t>
      </w:r>
      <w:proofErr w:type="spellEnd"/>
      <w:r w:rsidRPr="00D60BA8">
        <w:t xml:space="preserve">, M., Smith, J. I., Gibson, W. P., Doggett, M. K., Taylor, G. H., ... &amp; </w:t>
      </w:r>
      <w:proofErr w:type="spellStart"/>
      <w:r w:rsidRPr="00D60BA8">
        <w:t>Pasteris</w:t>
      </w:r>
      <w:proofErr w:type="spellEnd"/>
      <w:r w:rsidRPr="00D60BA8">
        <w:t xml:space="preserve">, P. P. (2008). </w:t>
      </w:r>
      <w:proofErr w:type="spellStart"/>
      <w:r w:rsidRPr="00D60BA8">
        <w:t>Physiographically</w:t>
      </w:r>
      <w:proofErr w:type="spellEnd"/>
      <w:r w:rsidRPr="00D60BA8">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Pr="00D60BA8" w:rsidRDefault="00000000">
      <w:pPr>
        <w:widowControl w:val="0"/>
        <w:numPr>
          <w:ilvl w:val="0"/>
          <w:numId w:val="1"/>
        </w:numPr>
        <w:jc w:val="both"/>
      </w:pPr>
      <w:r w:rsidRPr="00D60BA8">
        <w:t xml:space="preserve">Spangler, K. R., Weinberger, K. R., &amp; </w:t>
      </w:r>
      <w:proofErr w:type="spellStart"/>
      <w:r w:rsidRPr="00D60BA8">
        <w:t>Wellenius</w:t>
      </w:r>
      <w:proofErr w:type="spellEnd"/>
      <w:r w:rsidRPr="00D60BA8">
        <w:t>, G. A. (2019). Suitability of gridded climate datasets for use in environmental epidemiology. Journal of exposure science &amp; environmental epidemiology, 29(6), 777-789.</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proofErr w:type="spellStart"/>
      <w:r w:rsidRPr="00D60BA8">
        <w:t>Tuholske</w:t>
      </w:r>
      <w:proofErr w:type="spellEnd"/>
      <w:r w:rsidRPr="00D60BA8">
        <w:t>, C., Caylor, K., Funk, C., Verdin, A., Sweeney, S., Grace, K., ... &amp; Evans, T. (2021). Global urban population exposure to extreme heat. Proceedings of the National Academy of Sciences, 118(41), e2024792118.</w:t>
      </w:r>
    </w:p>
    <w:p w14:paraId="00000034" w14:textId="77777777" w:rsidR="005629FE" w:rsidRPr="00D60BA8" w:rsidRDefault="005629FE">
      <w:pPr>
        <w:widowControl w:val="0"/>
        <w:jc w:val="both"/>
      </w:pPr>
    </w:p>
    <w:p w14:paraId="00000035" w14:textId="77777777" w:rsidR="005629FE" w:rsidRPr="00D60BA8" w:rsidRDefault="00000000">
      <w:pPr>
        <w:widowControl w:val="0"/>
        <w:numPr>
          <w:ilvl w:val="0"/>
          <w:numId w:val="1"/>
        </w:numPr>
        <w:jc w:val="both"/>
      </w:pPr>
      <w:r w:rsidRPr="00D60BA8">
        <w:t>Bernard, T. E., &amp; Iheanacho, I. (2015). Heat index and adjusted temperature as surrogates for wet bulb globe temperature to screen for occupational heat stress. Journal of Occupational and Environmental Hygiene, 12(5), 323-333.</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 xml:space="preserve">National Weather Service, Heat Index Equation, https://www.wpc.ncep.noaa.gov/html/heatindex_equation.shtml </w:t>
      </w:r>
      <w:proofErr w:type="spellStart"/>
      <w:r w:rsidRPr="00D60BA8">
        <w:t>Accesssed</w:t>
      </w:r>
      <w:proofErr w:type="spellEnd"/>
      <w:r w:rsidRPr="00D60BA8">
        <w:t xml:space="preserve">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t>
      </w:r>
      <w:proofErr w:type="gramStart"/>
      <w:r w:rsidRPr="00D60BA8">
        <w:t>With</w:t>
      </w:r>
      <w:proofErr w:type="gramEnd"/>
      <w:r w:rsidRPr="00D60BA8">
        <w:t xml:space="preserve">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 xml:space="preserve">Pradhan, B., </w:t>
      </w:r>
      <w:proofErr w:type="spellStart"/>
      <w:r w:rsidRPr="00D60BA8">
        <w:t>Kjellstrom</w:t>
      </w:r>
      <w:proofErr w:type="spellEnd"/>
      <w:r w:rsidRPr="00D60BA8">
        <w:t xml:space="preserve">, T., </w:t>
      </w:r>
      <w:proofErr w:type="spellStart"/>
      <w:r w:rsidRPr="00D60BA8">
        <w:t>Atar</w:t>
      </w:r>
      <w:proofErr w:type="spellEnd"/>
      <w:r w:rsidRPr="00D60BA8">
        <w:t xml:space="preserve">, D., Sharma, P., </w:t>
      </w:r>
      <w:proofErr w:type="spellStart"/>
      <w:r w:rsidRPr="00D60BA8">
        <w:t>Kayastha</w:t>
      </w:r>
      <w:proofErr w:type="spellEnd"/>
      <w:r w:rsidRPr="00D60BA8">
        <w:t>,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proofErr w:type="spellStart"/>
      <w:r w:rsidRPr="00D60BA8">
        <w:t>Hersbach</w:t>
      </w:r>
      <w:proofErr w:type="spellEnd"/>
      <w:r w:rsidRPr="00D60BA8">
        <w:t xml:space="preserve">, H., Bell, B., </w:t>
      </w:r>
      <w:proofErr w:type="spellStart"/>
      <w:r w:rsidRPr="00D60BA8">
        <w:t>Berrisford</w:t>
      </w:r>
      <w:proofErr w:type="spellEnd"/>
      <w:r w:rsidRPr="00D60BA8">
        <w:t xml:space="preserve">, P., Hirahara, S., </w:t>
      </w:r>
      <w:proofErr w:type="spellStart"/>
      <w:r w:rsidRPr="00D60BA8">
        <w:t>Horányi</w:t>
      </w:r>
      <w:proofErr w:type="spellEnd"/>
      <w:r w:rsidRPr="00D60BA8">
        <w:t>, A., Muñoz‐</w:t>
      </w:r>
      <w:proofErr w:type="spellStart"/>
      <w:r w:rsidRPr="00D60BA8">
        <w:t>Sabater</w:t>
      </w:r>
      <w:proofErr w:type="spellEnd"/>
      <w:r w:rsidRPr="00D60BA8">
        <w:t xml:space="preserve">, J., ... &amp; </w:t>
      </w:r>
      <w:proofErr w:type="spellStart"/>
      <w:r w:rsidRPr="00D60BA8">
        <w:t>Thépaut</w:t>
      </w:r>
      <w:proofErr w:type="spellEnd"/>
      <w:r w:rsidRPr="00D60BA8">
        <w: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proofErr w:type="spellStart"/>
      <w:r w:rsidRPr="00D60BA8">
        <w:t>Ahn</w:t>
      </w:r>
      <w:proofErr w:type="spellEnd"/>
      <w:r w:rsidRPr="00D60BA8">
        <w:t xml:space="preserve">, Y., </w:t>
      </w:r>
      <w:proofErr w:type="spellStart"/>
      <w:r w:rsidRPr="00D60BA8">
        <w:t>Tuholske</w:t>
      </w:r>
      <w:proofErr w:type="spellEnd"/>
      <w:r w:rsidRPr="00D60BA8">
        <w:t>,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lastRenderedPageBreak/>
        <w:t xml:space="preserve">Dunn, R. J., Willett, K. M., Thorne, P. W., Woolley, E. V., </w:t>
      </w:r>
      <w:proofErr w:type="spellStart"/>
      <w:r w:rsidRPr="00D60BA8">
        <w:t>Durre</w:t>
      </w:r>
      <w:proofErr w:type="spellEnd"/>
      <w:r w:rsidRPr="00D60BA8">
        <w:t xml:space="preserve">, I., Dai, A., ... &amp; </w:t>
      </w:r>
      <w:proofErr w:type="spellStart"/>
      <w:r w:rsidRPr="00D60BA8">
        <w:t>Vose</w:t>
      </w:r>
      <w:proofErr w:type="spellEnd"/>
      <w:r w:rsidRPr="00D60BA8">
        <w:t xml:space="preserve">, R. S. (2012). </w:t>
      </w:r>
      <w:proofErr w:type="spellStart"/>
      <w:r w:rsidRPr="00D60BA8">
        <w:t>HadISD</w:t>
      </w:r>
      <w:proofErr w:type="spellEnd"/>
      <w:r w:rsidRPr="00D60BA8">
        <w:t>: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 xml:space="preserve">Dunn, R. J., Willett, K. M., Parker, D. E., &amp; Mitchell, L. (2016). Expanding </w:t>
      </w:r>
      <w:proofErr w:type="spellStart"/>
      <w:r w:rsidRPr="00D60BA8">
        <w:t>HadISD</w:t>
      </w:r>
      <w:proofErr w:type="spellEnd"/>
      <w:r w:rsidRPr="00D60BA8">
        <w:t xml:space="preserve">: Quality-controlled, sub-daily station data from 1931. Geoscientific Instrumentation, </w:t>
      </w:r>
      <w:proofErr w:type="gramStart"/>
      <w:r w:rsidRPr="00D60BA8">
        <w:t>Methods</w:t>
      </w:r>
      <w:proofErr w:type="gramEnd"/>
      <w:r w:rsidRPr="00D60BA8">
        <w:t xml:space="preserve">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 xml:space="preserve">U.S. Census Bureau, U.S. Census Populations </w:t>
      </w:r>
      <w:proofErr w:type="gramStart"/>
      <w:r w:rsidRPr="00D60BA8">
        <w:t>With</w:t>
      </w:r>
      <w:proofErr w:type="gramEnd"/>
      <w:r w:rsidRPr="00D60BA8">
        <w:t xml:space="preserve">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77777777" w:rsidR="00D67895" w:rsidRDefault="00D67895">
      <w:pPr>
        <w:widowControl w:val="0"/>
        <w:jc w:val="both"/>
        <w:rPr>
          <w:b/>
        </w:rPr>
        <w:sectPr w:rsidR="00D67895">
          <w:headerReference w:type="default" r:id="rId15"/>
          <w:footerReference w:type="even" r:id="rId16"/>
          <w:footerReference w:type="default" r:id="rId17"/>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8">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19">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20">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7A8FFB0"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1">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2">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1F90271"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244841" w:rsidRPr="00244841">
        <w:rPr>
          <w:color w:val="000000"/>
        </w:rPr>
        <w:t xml:space="preserve">Mean annual exposure during 2016 - 2020 to potentially hazardous heat in carceral facilities within the continental United States (N=4,078), measured by: (a) the number of person-days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 xml:space="preserve">°C for incarcerated people by state and carceral facility type; and (b) the number of 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3">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32B91620"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F95AA5" w:rsidRPr="00F95AA5">
        <w:rPr>
          <w:color w:val="000000"/>
        </w:rPr>
        <w:t xml:space="preserve">Mean annual exposure during 2016 - 2020 to potentially hazardous heat in carceral facilities within the continental United States (N=4,078), measured by: (a) the number of person-days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 xml:space="preserve">°C for incarcerated people by state and carceral facility type; and (b) the number of 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4">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781CE529"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0066320F" w:rsidRPr="0066320F">
        <w:rPr>
          <w:bCs/>
        </w:rPr>
        <w:t>(a)</w:t>
      </w:r>
      <w:r w:rsidR="0066320F" w:rsidRPr="0066320F">
        <w:rPr>
          <w:b/>
          <w:bCs/>
        </w:rPr>
        <w:t xml:space="preserve"> </w:t>
      </w:r>
      <w:r w:rsidR="0066320F" w:rsidRPr="0066320F">
        <w:rPr>
          <w:bCs/>
        </w:rPr>
        <w:t xml:space="preserve">Population-weighted difference between the annual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per year for each carceral facility in the continental United States during 1982 – 2020, and (c) the total change in disparity in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25">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52E8C225"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00250A4B" w:rsidRPr="00250A4B">
        <w:rPr>
          <w:bCs/>
        </w:rPr>
        <w:t>(a)</w:t>
      </w:r>
      <w:r w:rsidR="00250A4B" w:rsidRPr="00250A4B">
        <w:rPr>
          <w:b/>
          <w:bCs/>
        </w:rPr>
        <w:t xml:space="preserve"> </w:t>
      </w:r>
      <w:r w:rsidR="00250A4B" w:rsidRPr="00250A4B">
        <w:rPr>
          <w:bCs/>
        </w:rPr>
        <w:t xml:space="preserve">Population-weighted difference between the annual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250A4B">
        <w:rPr>
          <w:bCs/>
        </w:rPr>
        <w:t>30</w:t>
      </w:r>
      <w:r w:rsidR="00250A4B" w:rsidRPr="00250A4B">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9738D5">
        <w:rPr>
          <w:bCs/>
        </w:rPr>
        <w:t>30</w:t>
      </w:r>
      <w:r w:rsidR="00250A4B" w:rsidRPr="00250A4B">
        <w:rPr>
          <w:bCs/>
        </w:rPr>
        <w:t xml:space="preserve">°C per year for each carceral facility in the continental United States during 1982 – 2020, and (c) the total change in disparity in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sectPr w:rsidR="00795B4C" w:rsidSect="00D67895">
      <w:pgSz w:w="16838" w:h="11906" w:orient="landscape"/>
      <w:pgMar w:top="1440" w:right="1440" w:bottom="1440" w:left="1440" w:header="708" w:footer="708"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2-15T17:22:00Z" w:initials="RP">
    <w:p w14:paraId="018BDD44" w14:textId="77777777" w:rsidR="00BF36DD" w:rsidRDefault="00BF36DD" w:rsidP="00BF36DD">
      <w:r>
        <w:rPr>
          <w:rStyle w:val="CommentReference"/>
        </w:rPr>
        <w:annotationRef/>
      </w:r>
      <w:r>
        <w:rPr>
          <w:sz w:val="20"/>
        </w:rPr>
        <w:t xml:space="preserve">From previous draft of main manuscript </w:t>
      </w:r>
    </w:p>
  </w:comment>
  <w:comment w:id="1" w:author="Parks, Robbie M" w:date="2023-12-15T17:16:00Z" w:initials="RP">
    <w:p w14:paraId="45AAA2D8" w14:textId="77777777" w:rsidR="005C74CF" w:rsidRDefault="00BF36DD" w:rsidP="005C74CF">
      <w:r>
        <w:rPr>
          <w:rStyle w:val="CommentReference"/>
        </w:rPr>
        <w:annotationRef/>
      </w:r>
      <w:r w:rsidR="005C74CF">
        <w:rPr>
          <w:sz w:val="20"/>
        </w:rPr>
        <w:t xml:space="preserve">From previous draft of main manuscript </w:t>
      </w:r>
    </w:p>
  </w:comment>
  <w:comment w:id="2" w:author="Parks, Robbie M" w:date="2023-12-15T17:27:00Z" w:initials="RP">
    <w:p w14:paraId="14AEB3F8" w14:textId="77777777" w:rsidR="00EC4B07" w:rsidRDefault="00EC4B07" w:rsidP="00EC4B07">
      <w:r>
        <w:rPr>
          <w:rStyle w:val="CommentReference"/>
        </w:rPr>
        <w:annotationRef/>
      </w:r>
      <w:r>
        <w:rPr>
          <w:sz w:val="20"/>
        </w:rPr>
        <w:t>Paragraph from main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8BDD44" w15:done="0"/>
  <w15:commentEx w15:paraId="45AAA2D8" w15:done="0"/>
  <w15:commentEx w15:paraId="14AEB3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F8F2417" w16cex:dateUtc="2023-12-15T22:22:00Z"/>
  <w16cex:commentExtensible w16cex:durableId="76D2B843" w16cex:dateUtc="2023-12-15T22:16:00Z"/>
  <w16cex:commentExtensible w16cex:durableId="31860EA2" w16cex:dateUtc="2023-12-15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8BDD44" w16cid:durableId="7F8F2417"/>
  <w16cid:commentId w16cid:paraId="45AAA2D8" w16cid:durableId="76D2B843"/>
  <w16cid:commentId w16cid:paraId="14AEB3F8" w16cid:durableId="31860E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7EC3D" w14:textId="77777777" w:rsidR="001817B6" w:rsidRDefault="001817B6">
      <w:r>
        <w:separator/>
      </w:r>
    </w:p>
  </w:endnote>
  <w:endnote w:type="continuationSeparator" w:id="0">
    <w:p w14:paraId="6315A0B6" w14:textId="77777777" w:rsidR="001817B6" w:rsidRDefault="00181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67567" w14:textId="77777777" w:rsidR="001817B6" w:rsidRDefault="001817B6">
      <w:r>
        <w:separator/>
      </w:r>
    </w:p>
  </w:footnote>
  <w:footnote w:type="continuationSeparator" w:id="0">
    <w:p w14:paraId="5D8DA38B" w14:textId="77777777" w:rsidR="001817B6" w:rsidRDefault="001817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11296036">
    <w:abstractNumId w:val="2"/>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30EBE"/>
    <w:rsid w:val="00053801"/>
    <w:rsid w:val="00057A6E"/>
    <w:rsid w:val="00075226"/>
    <w:rsid w:val="00094005"/>
    <w:rsid w:val="000A3E83"/>
    <w:rsid w:val="000B61B5"/>
    <w:rsid w:val="000D1F08"/>
    <w:rsid w:val="000D46B0"/>
    <w:rsid w:val="0014495F"/>
    <w:rsid w:val="0016243F"/>
    <w:rsid w:val="0016264F"/>
    <w:rsid w:val="00163749"/>
    <w:rsid w:val="001817B6"/>
    <w:rsid w:val="00182AF9"/>
    <w:rsid w:val="00184F01"/>
    <w:rsid w:val="00185AF1"/>
    <w:rsid w:val="001B0FA0"/>
    <w:rsid w:val="001D0E47"/>
    <w:rsid w:val="001F3E4F"/>
    <w:rsid w:val="002039BB"/>
    <w:rsid w:val="00211195"/>
    <w:rsid w:val="00231D97"/>
    <w:rsid w:val="00244841"/>
    <w:rsid w:val="00250A4B"/>
    <w:rsid w:val="00287F59"/>
    <w:rsid w:val="002D2930"/>
    <w:rsid w:val="003263D2"/>
    <w:rsid w:val="003333C2"/>
    <w:rsid w:val="00351B6F"/>
    <w:rsid w:val="0036328E"/>
    <w:rsid w:val="00377D75"/>
    <w:rsid w:val="00397AC7"/>
    <w:rsid w:val="003A7310"/>
    <w:rsid w:val="003C78EA"/>
    <w:rsid w:val="003F0B7D"/>
    <w:rsid w:val="003F7D5A"/>
    <w:rsid w:val="00414460"/>
    <w:rsid w:val="00420CA3"/>
    <w:rsid w:val="0047780E"/>
    <w:rsid w:val="00495B23"/>
    <w:rsid w:val="004A03A2"/>
    <w:rsid w:val="004C4BD4"/>
    <w:rsid w:val="004F261B"/>
    <w:rsid w:val="005166FA"/>
    <w:rsid w:val="005629FE"/>
    <w:rsid w:val="00590DE3"/>
    <w:rsid w:val="00595B9E"/>
    <w:rsid w:val="005A2D82"/>
    <w:rsid w:val="005A42BE"/>
    <w:rsid w:val="005A68DE"/>
    <w:rsid w:val="005C335B"/>
    <w:rsid w:val="005C65C8"/>
    <w:rsid w:val="005C74CF"/>
    <w:rsid w:val="005D55FD"/>
    <w:rsid w:val="005F72BC"/>
    <w:rsid w:val="006121D5"/>
    <w:rsid w:val="0062700E"/>
    <w:rsid w:val="006372B5"/>
    <w:rsid w:val="00661E87"/>
    <w:rsid w:val="0066320F"/>
    <w:rsid w:val="00671F5E"/>
    <w:rsid w:val="006760B5"/>
    <w:rsid w:val="00684957"/>
    <w:rsid w:val="0068703A"/>
    <w:rsid w:val="006B2D73"/>
    <w:rsid w:val="006B449B"/>
    <w:rsid w:val="006C6E3A"/>
    <w:rsid w:val="00724018"/>
    <w:rsid w:val="00743FBC"/>
    <w:rsid w:val="00791CBC"/>
    <w:rsid w:val="00795B4C"/>
    <w:rsid w:val="007A0132"/>
    <w:rsid w:val="007A2AAE"/>
    <w:rsid w:val="0080218C"/>
    <w:rsid w:val="00804876"/>
    <w:rsid w:val="0082027E"/>
    <w:rsid w:val="00835E62"/>
    <w:rsid w:val="008735A5"/>
    <w:rsid w:val="008972F4"/>
    <w:rsid w:val="008A5F3A"/>
    <w:rsid w:val="008A6D00"/>
    <w:rsid w:val="008C6ADD"/>
    <w:rsid w:val="008D4E3E"/>
    <w:rsid w:val="008F0973"/>
    <w:rsid w:val="00904FB2"/>
    <w:rsid w:val="00936CBF"/>
    <w:rsid w:val="00962FE6"/>
    <w:rsid w:val="0096513F"/>
    <w:rsid w:val="009738D5"/>
    <w:rsid w:val="0098667C"/>
    <w:rsid w:val="009B3172"/>
    <w:rsid w:val="009B7B98"/>
    <w:rsid w:val="009C5950"/>
    <w:rsid w:val="009C7EC1"/>
    <w:rsid w:val="009D000C"/>
    <w:rsid w:val="009D4625"/>
    <w:rsid w:val="00A075B1"/>
    <w:rsid w:val="00A12493"/>
    <w:rsid w:val="00A41537"/>
    <w:rsid w:val="00A57815"/>
    <w:rsid w:val="00A66CD0"/>
    <w:rsid w:val="00A70536"/>
    <w:rsid w:val="00A9316A"/>
    <w:rsid w:val="00AA7F31"/>
    <w:rsid w:val="00AB281C"/>
    <w:rsid w:val="00AB5F7A"/>
    <w:rsid w:val="00AB6881"/>
    <w:rsid w:val="00AF6F58"/>
    <w:rsid w:val="00B02FF2"/>
    <w:rsid w:val="00B078F9"/>
    <w:rsid w:val="00B32C9D"/>
    <w:rsid w:val="00B9637D"/>
    <w:rsid w:val="00BB60D3"/>
    <w:rsid w:val="00BC48AE"/>
    <w:rsid w:val="00BD237D"/>
    <w:rsid w:val="00BF36DD"/>
    <w:rsid w:val="00C77F50"/>
    <w:rsid w:val="00CA6D75"/>
    <w:rsid w:val="00CB4EB2"/>
    <w:rsid w:val="00CB5F9D"/>
    <w:rsid w:val="00CD437D"/>
    <w:rsid w:val="00CE1C7F"/>
    <w:rsid w:val="00D06A69"/>
    <w:rsid w:val="00D60BA8"/>
    <w:rsid w:val="00D63234"/>
    <w:rsid w:val="00D67895"/>
    <w:rsid w:val="00D859C2"/>
    <w:rsid w:val="00D9553B"/>
    <w:rsid w:val="00DD0E87"/>
    <w:rsid w:val="00DF1454"/>
    <w:rsid w:val="00E170CE"/>
    <w:rsid w:val="00E65734"/>
    <w:rsid w:val="00E662AA"/>
    <w:rsid w:val="00E83301"/>
    <w:rsid w:val="00E97468"/>
    <w:rsid w:val="00EA2B30"/>
    <w:rsid w:val="00EA4A3E"/>
    <w:rsid w:val="00EC4B07"/>
    <w:rsid w:val="00F0440E"/>
    <w:rsid w:val="00F20F6B"/>
    <w:rsid w:val="00F31467"/>
    <w:rsid w:val="00F5557C"/>
    <w:rsid w:val="00F55AB1"/>
    <w:rsid w:val="00F62A81"/>
    <w:rsid w:val="00F65082"/>
    <w:rsid w:val="00F8725A"/>
    <w:rsid w:val="00F95AA5"/>
    <w:rsid w:val="00FA0A15"/>
    <w:rsid w:val="00FC07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1.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emf"/><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theme" Target="theme/theme1.xml"/><Relationship Id="rId10" Type="http://schemas.openxmlformats.org/officeDocument/2006/relationships/hyperlink" Target="mailto:cascade.tuholske1@montana.edu" TargetMode="External"/><Relationship Id="rId19" Type="http://schemas.openxmlformats.org/officeDocument/2006/relationships/image" Target="media/image2.emf"/><Relationship Id="rId4" Type="http://schemas.openxmlformats.org/officeDocument/2006/relationships/styles" Target="styles.xml"/><Relationship Id="rId9" Type="http://schemas.openxmlformats.org/officeDocument/2006/relationships/hyperlink" Target="mailto:robbie.parks@columbia.edu" TargetMode="External"/><Relationship Id="rId14" Type="http://schemas.microsoft.com/office/2018/08/relationships/commentsExtensible" Target="commentsExtensible.xml"/><Relationship Id="rId22" Type="http://schemas.openxmlformats.org/officeDocument/2006/relationships/image" Target="media/image5.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15</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32</cp:revision>
  <dcterms:created xsi:type="dcterms:W3CDTF">2023-10-03T01:38:00Z</dcterms:created>
  <dcterms:modified xsi:type="dcterms:W3CDTF">2023-12-15T22:27:00Z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