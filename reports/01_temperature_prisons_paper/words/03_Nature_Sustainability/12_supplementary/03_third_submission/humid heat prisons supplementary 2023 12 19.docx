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F2FC" w14:textId="77777777" w:rsidR="005A68DE" w:rsidRPr="005A68DE" w:rsidRDefault="005A68DE" w:rsidP="005A68DE">
      <w:pPr>
        <w:spacing w:line="480" w:lineRule="auto"/>
        <w:jc w:val="both"/>
        <w:rPr>
          <w:b/>
          <w:color w:val="000000"/>
        </w:rPr>
      </w:pPr>
      <w:r w:rsidRPr="005A68DE">
        <w:rPr>
          <w:b/>
          <w:color w:val="000000"/>
        </w:rPr>
        <w:t>Trends and disparities of hazardous heat exposure among incarcerated people in the United States</w:t>
      </w:r>
    </w:p>
    <w:p w14:paraId="00000002" w14:textId="77777777" w:rsidR="005629FE" w:rsidRDefault="00000000">
      <w:pPr>
        <w:spacing w:line="480" w:lineRule="auto"/>
        <w:jc w:val="both"/>
      </w:pPr>
      <w:r>
        <w:rPr>
          <w:b/>
          <w:color w:val="000000"/>
        </w:rPr>
        <w:t>Supplementary Information</w:t>
      </w:r>
    </w:p>
    <w:p w14:paraId="00000003" w14:textId="4CE96E40"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 xml:space="preserve">, </w:t>
      </w:r>
      <w:proofErr w:type="spellStart"/>
      <w:r>
        <w:t>Yoonjung</w:t>
      </w:r>
      <w:proofErr w:type="spellEnd"/>
      <w:r>
        <w:t xml:space="preserve">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9">
        <w:r>
          <w:rPr>
            <w:color w:val="0000FF"/>
            <w:szCs w:val="24"/>
            <w:u w:val="single"/>
          </w:rPr>
          <w:t>robbie.parks@columbia.edu</w:t>
        </w:r>
      </w:hyperlink>
      <w:r>
        <w:rPr>
          <w:color w:val="000000"/>
          <w:szCs w:val="24"/>
        </w:rPr>
        <w:t xml:space="preserve"> and </w:t>
      </w:r>
      <w:hyperlink r:id="rId10">
        <w:r>
          <w:rPr>
            <w:color w:val="0000FF"/>
            <w:szCs w:val="24"/>
            <w:u w:val="single"/>
          </w:rPr>
          <w:t>cascade.tuholske1@montana.edu</w:t>
        </w:r>
      </w:hyperlink>
    </w:p>
    <w:p w14:paraId="0000000C" w14:textId="77777777" w:rsidR="005629FE" w:rsidRDefault="00000000">
      <w:pPr>
        <w:spacing w:line="480" w:lineRule="auto"/>
        <w:jc w:val="both"/>
      </w:pPr>
      <w:r>
        <w:br w:type="page"/>
      </w:r>
    </w:p>
    <w:p w14:paraId="1018B761" w14:textId="23E58C20" w:rsidR="00743FBC" w:rsidRDefault="00743FBC">
      <w:pPr>
        <w:widowControl w:val="0"/>
        <w:jc w:val="both"/>
        <w:rPr>
          <w:b/>
        </w:rPr>
      </w:pPr>
      <w:r>
        <w:rPr>
          <w:b/>
        </w:rPr>
        <w:lastRenderedPageBreak/>
        <w:t>Background</w:t>
      </w:r>
    </w:p>
    <w:p w14:paraId="57F24088" w14:textId="5B4B2B43" w:rsidR="00A70536" w:rsidRDefault="00A70536" w:rsidP="00A70536">
      <w:pPr>
        <w:widowControl w:val="0"/>
        <w:jc w:val="both"/>
        <w:rPr>
          <w:bCs/>
          <w:vertAlign w:val="superscript"/>
        </w:rPr>
      </w:pPr>
      <w:r w:rsidRPr="00A70536">
        <w:rPr>
          <w:bCs/>
        </w:rPr>
        <w:t>While previous work has assessed how heat impacts incarcerated people in the United States,</w:t>
      </w:r>
      <w:r w:rsidR="00777268">
        <w:rPr>
          <w:bCs/>
          <w:vertAlign w:val="superscript"/>
        </w:rPr>
        <w:t>1</w:t>
      </w:r>
      <w:r w:rsidRPr="00A70536">
        <w:rPr>
          <w:bCs/>
        </w:rPr>
        <w:t xml:space="preserve"> there is a critical need to quantify potentially hazardous heat conditions at carceral facilities.</w:t>
      </w:r>
      <w:r w:rsidR="00777268">
        <w:rPr>
          <w:bCs/>
          <w:vertAlign w:val="superscript"/>
        </w:rPr>
        <w:t>2-4</w:t>
      </w:r>
      <w:r w:rsidRPr="00A70536">
        <w:rPr>
          <w:bCs/>
        </w:rPr>
        <w:t xml:space="preserve"> Without this knowledge, the impact of more frequent periods of elevated heat</w:t>
      </w:r>
      <w:r w:rsidR="00777268">
        <w:rPr>
          <w:bCs/>
          <w:vertAlign w:val="superscript"/>
        </w:rPr>
        <w:t>2</w:t>
      </w:r>
      <w:r w:rsidRPr="00A70536">
        <w:rPr>
          <w:bCs/>
        </w:rPr>
        <w:t xml:space="preserve"> on incarcerated people cannot be contextualized nor framed against future climate projections. Identifying where incarcerated people may face especially increasingly high or regular exposure is essential to guide targeted interventions to reduce harm to incarcerated peoples’ health.</w:t>
      </w:r>
      <w:r w:rsidR="00777268">
        <w:rPr>
          <w:bCs/>
          <w:vertAlign w:val="superscript"/>
        </w:rPr>
        <w:t>4</w:t>
      </w:r>
      <w:r w:rsidRPr="00A70536">
        <w:rPr>
          <w:bCs/>
        </w:rPr>
        <w:t xml:space="preserve"> Mapping the spatial and temporal pattern of potentially hazardous heat trajectories among incarcerated communities – as well as disparities in patterns and trends in exposure – can inform policy discussions to make necessary changes at the local, state, and federal levels.</w:t>
      </w:r>
      <w:r w:rsidR="00777268">
        <w:rPr>
          <w:bCs/>
          <w:vertAlign w:val="superscript"/>
        </w:rPr>
        <w:t>2-</w:t>
      </w:r>
      <w:proofErr w:type="gramStart"/>
      <w:r w:rsidR="00777268">
        <w:rPr>
          <w:bCs/>
          <w:vertAlign w:val="superscript"/>
        </w:rPr>
        <w:t>4</w:t>
      </w:r>
      <w:proofErr w:type="gramEnd"/>
    </w:p>
    <w:p w14:paraId="7EA41015" w14:textId="77777777" w:rsidR="00FC48BE" w:rsidRDefault="00FC48BE" w:rsidP="00A70536">
      <w:pPr>
        <w:widowControl w:val="0"/>
        <w:jc w:val="both"/>
        <w:rPr>
          <w:bCs/>
          <w:vertAlign w:val="superscript"/>
        </w:rPr>
      </w:pPr>
    </w:p>
    <w:p w14:paraId="563C8620" w14:textId="4C43646B" w:rsidR="00FC48BE" w:rsidRPr="00FC48BE" w:rsidRDefault="00FC48BE" w:rsidP="00A70536">
      <w:pPr>
        <w:widowControl w:val="0"/>
        <w:jc w:val="both"/>
        <w:rPr>
          <w:bCs/>
        </w:rPr>
      </w:pPr>
      <w:r w:rsidRPr="00FC48BE">
        <w:rPr>
          <w:bCs/>
          <w:lang w:val="en-GB"/>
        </w:rPr>
        <w:t>While data measuring indoor temperatures in prisons and jails in the United States is scarce, a study from Denmark found temperatures in prison cells to be 4-5°C above those outdoors in summer.</w:t>
      </w:r>
      <w:r w:rsidR="005F6CED">
        <w:rPr>
          <w:bCs/>
          <w:vertAlign w:val="superscript"/>
          <w:lang w:val="en-GB"/>
        </w:rPr>
        <w:t>5</w:t>
      </w:r>
      <w:r w:rsidRPr="00FC48BE">
        <w:rPr>
          <w:bCs/>
          <w:lang w:val="en-GB"/>
        </w:rPr>
        <w:t xml:space="preserve"> </w:t>
      </w:r>
      <w:r w:rsidR="00E45E8B">
        <w:rPr>
          <w:bCs/>
          <w:lang w:val="en-GB"/>
        </w:rPr>
        <w:t>T</w:t>
      </w:r>
      <w:r w:rsidRPr="00FC48BE">
        <w:rPr>
          <w:bCs/>
          <w:lang w:val="en-GB"/>
        </w:rPr>
        <w:t>his is approximately what was also found in the Harlem Heat Project in New York City, a study of indoor domestic temperatures</w:t>
      </w:r>
      <w:r w:rsidR="00964215">
        <w:rPr>
          <w:bCs/>
          <w:lang w:val="en-GB"/>
        </w:rPr>
        <w:t xml:space="preserve"> in domestic settings</w:t>
      </w:r>
      <w:r w:rsidRPr="00FC48BE">
        <w:rPr>
          <w:bCs/>
          <w:lang w:val="en-GB"/>
        </w:rPr>
        <w:t xml:space="preserve"> in Harlem, which is an area of New York with many residents who suffer cooling hardship.</w:t>
      </w:r>
      <w:r w:rsidR="005F6CED">
        <w:rPr>
          <w:bCs/>
          <w:vertAlign w:val="superscript"/>
          <w:lang w:val="en-GB"/>
        </w:rPr>
        <w:t>6</w:t>
      </w:r>
    </w:p>
    <w:p w14:paraId="1AA7F8CE" w14:textId="21FAC8F8" w:rsidR="00A70536" w:rsidRDefault="00BF36DD">
      <w:pPr>
        <w:widowControl w:val="0"/>
        <w:jc w:val="both"/>
        <w:rPr>
          <w:b/>
        </w:rPr>
      </w:pPr>
      <w:r>
        <w:rPr>
          <w:b/>
        </w:rPr>
        <w:br/>
        <w:t>Objectives</w:t>
      </w:r>
    </w:p>
    <w:p w14:paraId="06D7F7C8" w14:textId="6BD17CB3" w:rsidR="00BF36DD" w:rsidRPr="00F31467" w:rsidRDefault="00BF36DD">
      <w:pPr>
        <w:widowControl w:val="0"/>
        <w:jc w:val="both"/>
        <w:rPr>
          <w:bCs/>
        </w:rPr>
      </w:pPr>
      <w:r w:rsidRPr="00BF36DD">
        <w:rPr>
          <w:bCs/>
        </w:rPr>
        <w:t xml:space="preserve">Our objectives are to (1) characterize recent heat exposure at each carceral facility location and by facility type and state; (2) measure how heat exposure at carceral facility locations compares with the rest of the population nationally and by state; and (3) calculate the changes in the number of days per year </w:t>
      </w:r>
      <w:proofErr w:type="spellStart"/>
      <w:r w:rsidRPr="00BF36DD">
        <w:rPr>
          <w:bCs/>
        </w:rPr>
        <w:t>WBGT</w:t>
      </w:r>
      <w:r w:rsidRPr="00BF36DD">
        <w:rPr>
          <w:bCs/>
          <w:vertAlign w:val="subscript"/>
        </w:rPr>
        <w:t>max</w:t>
      </w:r>
      <w:proofErr w:type="spellEnd"/>
      <w:r w:rsidRPr="00BF36DD">
        <w:rPr>
          <w:bCs/>
        </w:rPr>
        <w:t xml:space="preserve"> exceeded 28°</w:t>
      </w:r>
      <w:proofErr w:type="spellStart"/>
      <w:r w:rsidRPr="00BF36DD">
        <w:rPr>
          <w:bCs/>
        </w:rPr>
        <w:t>C at</w:t>
      </w:r>
      <w:proofErr w:type="spellEnd"/>
      <w:r w:rsidRPr="00BF36DD">
        <w:rPr>
          <w:bCs/>
        </w:rPr>
        <w:t xml:space="preserve"> carceral facilities since the 1980s. For objectives (1) and (2), we focus on recent years (2016 – 2020) because we are interested in the current heat exposure. For objective (3), we focus on the entire 1982 – 2020 period because we are interested in long-term trends. The underlying, carceral facility-level daily </w:t>
      </w:r>
      <w:proofErr w:type="spellStart"/>
      <w:r w:rsidRPr="00BF36DD">
        <w:rPr>
          <w:bCs/>
        </w:rPr>
        <w:t>WBGT</w:t>
      </w:r>
      <w:r w:rsidRPr="00BF36DD">
        <w:rPr>
          <w:bCs/>
          <w:vertAlign w:val="subscript"/>
        </w:rPr>
        <w:t>max</w:t>
      </w:r>
      <w:proofErr w:type="spellEnd"/>
      <w:r w:rsidRPr="00BF36DD">
        <w:rPr>
          <w:bCs/>
        </w:rPr>
        <w:t xml:space="preserve"> records during 1982 - 2020 and the derived data used in our analysis are publicly available (Data and Code Availability). </w:t>
      </w:r>
    </w:p>
    <w:p w14:paraId="6D65F765" w14:textId="77777777" w:rsidR="00743FBC" w:rsidRDefault="00743FBC">
      <w:pPr>
        <w:widowControl w:val="0"/>
        <w:jc w:val="both"/>
        <w:rPr>
          <w:b/>
        </w:rPr>
      </w:pPr>
    </w:p>
    <w:p w14:paraId="0000000D" w14:textId="1F3FCB46" w:rsidR="005629FE" w:rsidRDefault="00000000">
      <w:pPr>
        <w:widowControl w:val="0"/>
        <w:jc w:val="both"/>
        <w:rPr>
          <w:b/>
        </w:rPr>
      </w:pPr>
      <w:r>
        <w:rPr>
          <w:b/>
        </w:rPr>
        <w:t>Incarceration Data</w:t>
      </w:r>
    </w:p>
    <w:p w14:paraId="0000000E" w14:textId="4F4A7E17" w:rsidR="005629FE" w:rsidRDefault="00000000">
      <w:pPr>
        <w:widowControl w:val="0"/>
        <w:jc w:val="both"/>
        <w:rPr>
          <w:i/>
        </w:rPr>
      </w:pPr>
      <w:r>
        <w:t>We use</w:t>
      </w:r>
      <w:r w:rsidR="00CD437D">
        <w:t>d</w:t>
      </w:r>
      <w:r>
        <w:t xml:space="preserv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sidR="005F6CED">
        <w:rPr>
          <w:vertAlign w:val="superscript"/>
        </w:rPr>
        <w:t>7</w:t>
      </w:r>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78237CB1"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r w:rsidR="005F6CED">
        <w:rPr>
          <w:vertAlign w:val="superscript"/>
        </w:rPr>
        <w:t>8</w:t>
      </w:r>
      <w:r>
        <w:t xml:space="preserve"> As described in</w:t>
      </w:r>
      <w:r w:rsidR="00777268">
        <w:rPr>
          <w:vertAlign w:val="superscript"/>
        </w:rPr>
        <w:t>9</w:t>
      </w:r>
      <w:r w:rsidR="005F6CED">
        <w:rPr>
          <w:vertAlign w:val="superscript"/>
        </w:rPr>
        <w:t>-11</w:t>
      </w:r>
      <w:r w:rsidR="005F6CED">
        <w:t>,</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w:t>
      </w:r>
      <w:r>
        <w:lastRenderedPageBreak/>
        <w:t>been well-validated</w:t>
      </w:r>
      <w:r w:rsidR="00777268">
        <w:rPr>
          <w:vertAlign w:val="superscript"/>
        </w:rPr>
        <w:t>9</w:t>
      </w:r>
      <w:r w:rsidR="005F6CED">
        <w:rPr>
          <w:vertAlign w:val="superscript"/>
        </w:rPr>
        <w:t>-</w:t>
      </w:r>
      <w:proofErr w:type="gramStart"/>
      <w:r w:rsidR="005F6CED">
        <w:rPr>
          <w:vertAlign w:val="superscript"/>
        </w:rPr>
        <w:t>11</w:t>
      </w:r>
      <w:r w:rsidR="00777268">
        <w:t xml:space="preserve"> </w:t>
      </w:r>
      <w:r>
        <w:t xml:space="preserve"> and</w:t>
      </w:r>
      <w:proofErr w:type="gramEnd"/>
      <w:r>
        <w:t xml:space="preserve"> shown to be well-suited for heat-related epidemiological research in the United States.</w:t>
      </w:r>
      <w:r w:rsidR="005F6CED">
        <w:rPr>
          <w:vertAlign w:val="superscript"/>
        </w:rPr>
        <w:t>11</w:t>
      </w:r>
      <w:r>
        <w:t xml:space="preserve"> The 4-km dataset is freely available</w:t>
      </w:r>
      <w:r w:rsidR="00B80A71">
        <w:t xml:space="preserve"> online from the PRISM Climate Group</w:t>
      </w:r>
      <w:r>
        <w:t>.</w:t>
      </w:r>
    </w:p>
    <w:p w14:paraId="00000012" w14:textId="77777777" w:rsidR="005629FE" w:rsidRDefault="005629FE">
      <w:pPr>
        <w:widowControl w:val="0"/>
        <w:jc w:val="both"/>
      </w:pPr>
    </w:p>
    <w:p w14:paraId="00000013" w14:textId="77777777" w:rsidR="005629FE" w:rsidRDefault="00000000">
      <w:pPr>
        <w:widowControl w:val="0"/>
        <w:jc w:val="both"/>
        <w:rPr>
          <w:b/>
        </w:rPr>
      </w:pPr>
      <w:r>
        <w:rPr>
          <w:b/>
        </w:rPr>
        <w:t xml:space="preserve">Daily </w:t>
      </w:r>
      <w:proofErr w:type="spellStart"/>
      <w:r>
        <w:rPr>
          <w:b/>
        </w:rPr>
        <w:t>WBGT</w:t>
      </w:r>
      <w:r>
        <w:rPr>
          <w:b/>
          <w:vertAlign w:val="subscript"/>
        </w:rPr>
        <w:t>max</w:t>
      </w:r>
      <w:proofErr w:type="spellEnd"/>
      <w:r>
        <w:rPr>
          <w:b/>
        </w:rPr>
        <w:t xml:space="preserve"> Estimates</w:t>
      </w:r>
    </w:p>
    <w:p w14:paraId="5F1784BC" w14:textId="411A9E48" w:rsidR="007A0132" w:rsidRPr="007A0132" w:rsidRDefault="007A0132" w:rsidP="007A0132">
      <w:pPr>
        <w:widowControl w:val="0"/>
        <w:jc w:val="both"/>
        <w:rPr>
          <w:bCs/>
          <w:vertAlign w:val="superscript"/>
        </w:rPr>
      </w:pPr>
      <w:r w:rsidRPr="007A0132">
        <w:rPr>
          <w:bCs/>
        </w:rPr>
        <w:t>WBGT is a heat stress metric widely used in environmental epidemiology to assess associations between heat and human health across a range of contexts.</w:t>
      </w:r>
      <w:r w:rsidR="00B80A71">
        <w:rPr>
          <w:bCs/>
          <w:vertAlign w:val="superscript"/>
        </w:rPr>
        <w:t>1</w:t>
      </w:r>
      <w:r w:rsidR="005F6CED">
        <w:rPr>
          <w:bCs/>
          <w:vertAlign w:val="superscript"/>
        </w:rPr>
        <w:t>2</w:t>
      </w:r>
      <w:r w:rsidRPr="007A0132">
        <w:rPr>
          <w:bCs/>
          <w:vertAlign w:val="superscript"/>
        </w:rPr>
        <w:t>,1</w:t>
      </w:r>
      <w:r w:rsidR="005F6CED">
        <w:rPr>
          <w:bCs/>
          <w:vertAlign w:val="superscript"/>
        </w:rPr>
        <w:t>3</w:t>
      </w:r>
      <w:r w:rsidRPr="007A0132">
        <w:rPr>
          <w:bCs/>
        </w:rPr>
        <w:t xml:space="preserve"> WBGT accounts for the non-linear interactions between air temperature, humidity, air speeds, and solar radiation.</w:t>
      </w:r>
      <w:r w:rsidR="00B80A71">
        <w:rPr>
          <w:bCs/>
          <w:vertAlign w:val="superscript"/>
        </w:rPr>
        <w:t>1</w:t>
      </w:r>
      <w:r w:rsidR="005F6CED">
        <w:rPr>
          <w:bCs/>
          <w:vertAlign w:val="superscript"/>
        </w:rPr>
        <w:t>4</w:t>
      </w:r>
      <w:r w:rsidRPr="007A0132">
        <w:rPr>
          <w:bCs/>
        </w:rPr>
        <w:t xml:space="preserve"> But given that incarcerated people spend the vast majority of their time indoors and thus solar radiation is negligible, here we estimate indoor, or shaded, WBGT</w:t>
      </w:r>
      <w:r w:rsidRPr="007A0132">
        <w:rPr>
          <w:bCs/>
          <w:vertAlign w:val="subscript"/>
        </w:rPr>
        <w:t>max</w:t>
      </w:r>
      <w:r w:rsidR="00B80A71">
        <w:rPr>
          <w:bCs/>
        </w:rPr>
        <w:t>.</w:t>
      </w:r>
      <w:r w:rsidR="00B80A71">
        <w:rPr>
          <w:bCs/>
          <w:vertAlign w:val="superscript"/>
        </w:rPr>
        <w:t>1</w:t>
      </w:r>
      <w:r w:rsidR="005F6CED">
        <w:rPr>
          <w:bCs/>
          <w:vertAlign w:val="superscript"/>
        </w:rPr>
        <w:t>4</w:t>
      </w:r>
      <w:r w:rsidRPr="007A0132">
        <w:rPr>
          <w:bCs/>
        </w:rPr>
        <w:t xml:space="preserve"> Exposure is defined as the number of days per year that </w:t>
      </w:r>
      <w:proofErr w:type="spellStart"/>
      <w:r w:rsidRPr="007A0132">
        <w:rPr>
          <w:bCs/>
        </w:rPr>
        <w:t>WBGT</w:t>
      </w:r>
      <w:r w:rsidRPr="007A0132">
        <w:rPr>
          <w:bCs/>
          <w:vertAlign w:val="subscript"/>
        </w:rPr>
        <w:t>max</w:t>
      </w:r>
      <w:proofErr w:type="spellEnd"/>
      <w:r w:rsidRPr="007A0132">
        <w:rPr>
          <w:bCs/>
          <w:vertAlign w:val="subscript"/>
        </w:rPr>
        <w:t xml:space="preserve"> </w:t>
      </w:r>
      <w:r w:rsidRPr="007A0132">
        <w:rPr>
          <w:bCs/>
        </w:rPr>
        <w:t>exceeded 28°C multiplied by the total estimated incarcerated population exposed (person-days per year).</w:t>
      </w:r>
      <w:r w:rsidR="00B80A71">
        <w:rPr>
          <w:bCs/>
          <w:vertAlign w:val="superscript"/>
        </w:rPr>
        <w:t>13</w:t>
      </w:r>
    </w:p>
    <w:p w14:paraId="5CEA3942" w14:textId="77777777" w:rsidR="007A0132" w:rsidRDefault="007A0132">
      <w:pPr>
        <w:widowControl w:val="0"/>
        <w:jc w:val="both"/>
        <w:rPr>
          <w:b/>
        </w:rPr>
      </w:pPr>
    </w:p>
    <w:p w14:paraId="331DD767" w14:textId="63F3875A"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 xml:space="preserve">mean fields from PRISM were converted to approximated indoor or shaded </w:t>
      </w:r>
      <w:proofErr w:type="spellStart"/>
      <w:r>
        <w:t>WBGT</w:t>
      </w:r>
      <w:r>
        <w:rPr>
          <w:vertAlign w:val="subscript"/>
        </w:rPr>
        <w:t>max</w:t>
      </w:r>
      <w:proofErr w:type="spellEnd"/>
      <w:r>
        <w:t xml:space="preserve"> following the procedure </w:t>
      </w:r>
      <w:r w:rsidR="00CB4EB2">
        <w:t>used in previous work</w:t>
      </w:r>
      <w:r>
        <w:t>.</w:t>
      </w:r>
      <w:r w:rsidR="00B80A71">
        <w:rPr>
          <w:vertAlign w:val="superscript"/>
        </w:rPr>
        <w:t>1</w:t>
      </w:r>
      <w:r w:rsidR="005F6CED">
        <w:rPr>
          <w:vertAlign w:val="superscript"/>
        </w:rPr>
        <w:t>4</w:t>
      </w:r>
      <w:r>
        <w:rPr>
          <w:vertAlign w:val="superscript"/>
        </w:rPr>
        <w:t>,</w:t>
      </w:r>
      <w:r w:rsidR="00B80A71">
        <w:rPr>
          <w:vertAlign w:val="superscript"/>
        </w:rPr>
        <w:t>1</w:t>
      </w:r>
      <w:r w:rsidR="005F6CED">
        <w:rPr>
          <w:vertAlign w:val="superscript"/>
        </w:rPr>
        <w:t>5</w:t>
      </w:r>
      <w:r>
        <w:t xml:space="preserve"> Following</w:t>
      </w:r>
      <w:r w:rsidR="00B80A71">
        <w:t xml:space="preserve"> </w:t>
      </w:r>
      <w:r w:rsidR="005F6CED">
        <w:rPr>
          <w:vertAlign w:val="superscript"/>
        </w:rPr>
        <w:t>11</w:t>
      </w:r>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sz w:val="20"/>
              </w:rPr>
            </m:ctrlPr>
          </m:fPr>
          <m:num>
            <m:d>
              <m:dPr>
                <m:begChr m:val="["/>
                <m:endChr m:val="]"/>
                <m:ctrlPr>
                  <w:rPr>
                    <w:rFonts w:ascii="Cambria Math" w:eastAsiaTheme="minorHAnsi" w:hAnsi="Cambria Math"/>
                    <w:i/>
                    <w:sz w:val="20"/>
                  </w:rPr>
                </m:ctrlPr>
              </m:dPr>
              <m:e>
                <m:r>
                  <w:rPr>
                    <w:rFonts w:ascii="Cambria Math" w:hAnsi="Cambria Math"/>
                    <w:sz w:val="20"/>
                  </w:rPr>
                  <m:t>610.94 Pa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109C6DAD"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sidR="00B80A71">
        <w:rPr>
          <w:vertAlign w:val="superscript"/>
        </w:rPr>
        <w:t>1</w:t>
      </w:r>
      <w:r w:rsidR="005F6CED">
        <w:rPr>
          <w:vertAlign w:val="superscript"/>
        </w:rPr>
        <w:t>6</w:t>
      </w:r>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sidR="00B80A71">
        <w:rPr>
          <w:vertAlign w:val="superscript"/>
        </w:rPr>
        <w:t>9</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r w:rsidR="006760B5">
        <w:t xml:space="preserve">the average between </w:t>
      </w:r>
      <w:proofErr w:type="spellStart"/>
      <w:r w:rsidR="006760B5">
        <w:t>T</w:t>
      </w:r>
      <w:r w:rsidR="006760B5">
        <w:rPr>
          <w:vertAlign w:val="subscript"/>
        </w:rPr>
        <w:t>max</w:t>
      </w:r>
      <w:proofErr w:type="spellEnd"/>
      <w:r w:rsidR="006760B5">
        <w:t xml:space="preserve"> and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rPr>
                <w:rFonts w:ascii="Cambria Math" w:hAnsi="Cambria Math"/>
                <w:i/>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sz w:val="20"/>
              </w:rPr>
            </m:ctrlPr>
          </m:dPr>
          <m:e>
            <m:r>
              <w:rPr>
                <w:rFonts w:ascii="Cambria Math" w:hAnsi="Cambria Math"/>
                <w:sz w:val="20"/>
              </w:rPr>
              <m:t>1.2</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668B51C8" w:rsidR="00F55AB1" w:rsidRPr="000D1F08" w:rsidRDefault="00000000">
      <w:pPr>
        <w:widowControl w:val="0"/>
        <w:jc w:val="both"/>
        <w:rPr>
          <w:color w:val="000000"/>
          <w:sz w:val="20"/>
        </w:rPr>
      </w:pPr>
      <m:oMathPara>
        <m:oMath>
          <m:sSub>
            <m:sSubPr>
              <m:ctrlPr>
                <w:rPr>
                  <w:rFonts w:ascii="Cambria Math" w:hAnsi="Cambria Math" w:cs="Arial"/>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09CD4472"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oMath>
      <w:r>
        <w:rPr>
          <w:color w:val="000000"/>
          <w:sz w:val="20"/>
        </w:rPr>
        <w:t xml:space="preserve">  (eq. 3)</w:t>
      </w:r>
    </w:p>
    <w:p w14:paraId="06FFEEF7" w14:textId="75FB3A99" w:rsidR="00F55AB1" w:rsidRPr="00F55AB1" w:rsidRDefault="00F55AB1" w:rsidP="00F55AB1">
      <w:pPr>
        <w:widowControl w:val="0"/>
        <w:jc w:val="both"/>
      </w:pPr>
    </w:p>
    <w:p w14:paraId="4B48E5CA" w14:textId="58C4775F"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w:t>
      </w:r>
      <w:r w:rsidR="00A71BA2">
        <w:t>2</w:t>
      </w:r>
      <w:r>
        <w:t xml:space="preserve">°F and </w:t>
      </w:r>
      <w:proofErr w:type="spellStart"/>
      <w:r>
        <w:t>RH</w:t>
      </w:r>
      <w:r>
        <w:rPr>
          <w:vertAlign w:val="subscript"/>
        </w:rPr>
        <w:t>min</w:t>
      </w:r>
      <w:proofErr w:type="spellEnd"/>
      <w:r>
        <w:t xml:space="preserve"> less than 13%, </w:t>
      </w:r>
      <w:r w:rsidR="005C335B">
        <w:t>adjustment</w:t>
      </w:r>
      <w:r>
        <w:t xml:space="preserve"> </w:t>
      </w:r>
      <w:r w:rsidR="006760B5">
        <w:t>1</w:t>
      </w:r>
      <w:r>
        <w:t xml:space="preserve">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adjustment 2 (eq. </w:t>
      </w:r>
      <w:r w:rsidR="00A71BA2">
        <w:t>5</w:t>
      </w:r>
      <w:r>
        <w:t xml:space="preserve">)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rPr>
                <w:rFonts w:ascii="Cambria Math" w:hAnsi="Cambria Math"/>
                <w:i/>
                <w:sz w:val="20"/>
              </w:rPr>
            </m:ctrlPr>
          </m:fPr>
          <m:num>
            <m:r>
              <w:rPr>
                <w:rFonts w:ascii="Cambria Math" w:hAnsi="Cambria Math"/>
                <w:sz w:val="20"/>
              </w:rPr>
              <m:t xml:space="preserve">13- </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17-ABS(</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sz w:val="20"/>
              </w:rPr>
            </m:ctrlPr>
          </m:fPr>
          <m:num>
            <m:r>
              <w:rPr>
                <w:rFonts w:ascii="Cambria Math" w:hAnsi="Cambria Math"/>
                <w:sz w:val="20"/>
              </w:rPr>
              <m:t xml:space="preserve">87-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5C28417D" w:rsidR="005629FE" w:rsidRDefault="00000000">
      <w:pPr>
        <w:widowControl w:val="0"/>
        <w:jc w:val="both"/>
      </w:pPr>
      <w:r>
        <w:t xml:space="preserve">We then use the quadratic relationship identified in previous </w:t>
      </w:r>
      <w:r w:rsidR="006760B5">
        <w:t>work</w:t>
      </w:r>
      <w:r w:rsidR="00B80A71">
        <w:rPr>
          <w:vertAlign w:val="superscript"/>
        </w:rPr>
        <w:t>1</w:t>
      </w:r>
      <w:r w:rsidR="005F6CED">
        <w:rPr>
          <w:vertAlign w:val="superscript"/>
        </w:rPr>
        <w:t>4</w:t>
      </w:r>
      <w:r w:rsidR="006760B5">
        <w:t xml:space="preserve"> </w:t>
      </w:r>
      <w:r>
        <w:t xml:space="preserve">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proofErr w:type="spellStart"/>
      <w:r>
        <w:t>WBGT</w:t>
      </w:r>
      <w:r>
        <w:rPr>
          <w:vertAlign w:val="subscript"/>
        </w:rPr>
        <w:t>max</w:t>
      </w:r>
      <w:proofErr w:type="spellEnd"/>
      <w:r>
        <w:t xml:space="preserve"> (eq. </w:t>
      </w:r>
      <w:r w:rsidR="005C335B">
        <w:t>6</w:t>
      </w:r>
      <w:r>
        <w:t>).</w:t>
      </w:r>
    </w:p>
    <w:p w14:paraId="7EFD99BD" w14:textId="77777777" w:rsidR="005C335B" w:rsidRDefault="005C335B">
      <w:pPr>
        <w:widowControl w:val="0"/>
        <w:jc w:val="both"/>
      </w:pPr>
    </w:p>
    <w:p w14:paraId="5B134A78" w14:textId="4610CAA1" w:rsidR="005C335B" w:rsidRDefault="005C335B" w:rsidP="000D1F08">
      <w:pPr>
        <w:widowControl w:val="0"/>
        <w:jc w:val="center"/>
      </w:pPr>
      <m:oMath>
        <m:r>
          <w:rPr>
            <w:rFonts w:ascii="Cambria Math" w:hAnsi="Cambria Math"/>
            <w:sz w:val="20"/>
          </w:rPr>
          <m:t xml:space="preserve">WBGT </m:t>
        </m:r>
        <m:d>
          <m:dPr>
            <m:ctrlPr>
              <w:rPr>
                <w:rFonts w:ascii="Cambria Math" w:hAnsi="Cambria Math"/>
                <w:i/>
                <w:sz w:val="20"/>
              </w:rPr>
            </m:ctrlPr>
          </m:dPr>
          <m:e>
            <m:r>
              <w:rPr>
                <w:rFonts w:ascii="Cambria Math" w:hAnsi="Cambria Math"/>
                <w:sz w:val="20"/>
              </w:rPr>
              <m:t>°C</m:t>
            </m:r>
          </m:e>
        </m:d>
        <m:r>
          <w:rPr>
            <w:rFonts w:ascii="Cambria Math" w:hAnsi="Cambria Math"/>
            <w:sz w:val="20"/>
          </w:rPr>
          <m:t>= -0.0034</m:t>
        </m:r>
        <m:sSup>
          <m:sSupPr>
            <m:ctrlPr>
              <w:rPr>
                <w:rFonts w:ascii="Cambria Math" w:hAnsi="Cambria Math"/>
                <w:i/>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 °F)</m:t>
        </m:r>
      </m:oMath>
      <w:r>
        <w:t xml:space="preserve"> (eq. 6)</w:t>
      </w:r>
    </w:p>
    <w:p w14:paraId="00000019" w14:textId="77777777" w:rsidR="005629FE" w:rsidRDefault="005629FE">
      <w:pPr>
        <w:widowControl w:val="0"/>
        <w:jc w:val="both"/>
      </w:pPr>
    </w:p>
    <w:p w14:paraId="0000001A" w14:textId="27ECE1F0" w:rsidR="005629FE" w:rsidRDefault="00000000">
      <w:pPr>
        <w:widowControl w:val="0"/>
        <w:jc w:val="both"/>
      </w:pPr>
      <w:r>
        <w:lastRenderedPageBreak/>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w:t>
      </w:r>
      <w:r w:rsidR="00B80A71">
        <w:rPr>
          <w:vertAlign w:val="superscript"/>
        </w:rPr>
        <w:t>1</w:t>
      </w:r>
      <w:r w:rsidR="005F6CED">
        <w:rPr>
          <w:vertAlign w:val="superscript"/>
        </w:rPr>
        <w:t>4</w:t>
      </w:r>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r w:rsidR="00B80A71">
        <w:rPr>
          <w:vertAlign w:val="superscript"/>
        </w:rPr>
        <w:t>1</w:t>
      </w:r>
      <w:r w:rsidR="005F6CED">
        <w:rPr>
          <w:vertAlign w:val="superscript"/>
        </w:rPr>
        <w:t>7</w:t>
      </w:r>
      <w:r w:rsidR="006760B5">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2C1B0491" w14:textId="77777777" w:rsidR="00B80A71" w:rsidRDefault="00000000" w:rsidP="008972F4">
      <w:pPr>
        <w:jc w:val="both"/>
      </w:pPr>
      <w:r>
        <w:t xml:space="preserve">We recognize that </w:t>
      </w:r>
      <w:r w:rsidR="00CB4EB2">
        <w:t xml:space="preserve">the </w:t>
      </w:r>
      <w:proofErr w:type="spellStart"/>
      <w:r>
        <w:t>WBGT</w:t>
      </w:r>
      <w:r>
        <w:rPr>
          <w:vertAlign w:val="subscript"/>
        </w:rPr>
        <w:t>max</w:t>
      </w:r>
      <w:proofErr w:type="spellEnd"/>
      <w:r>
        <w:rPr>
          <w:vertAlign w:val="subscript"/>
        </w:rPr>
        <w:t xml:space="preserve">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w:t>
      </w:r>
    </w:p>
    <w:p w14:paraId="291A1980" w14:textId="77777777" w:rsidR="00B80A71" w:rsidRDefault="00B80A71" w:rsidP="008972F4">
      <w:pPr>
        <w:jc w:val="both"/>
      </w:pPr>
    </w:p>
    <w:p w14:paraId="54A56A67" w14:textId="6E45B7F0" w:rsidR="008972F4" w:rsidRDefault="00000000" w:rsidP="008972F4">
      <w:pPr>
        <w:jc w:val="both"/>
      </w:pPr>
      <w:r>
        <w:t xml:space="preserve">Further, WBGT thresholds are used by multiple organizations, including </w:t>
      </w:r>
      <w:r w:rsidR="005F6CED">
        <w:t xml:space="preserve">the International Standards Organization (ISO) </w:t>
      </w:r>
      <w:r>
        <w:t>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WBGT</w:t>
      </w:r>
      <w:r w:rsidR="008972F4" w:rsidRPr="006F2819">
        <w:rPr>
          <w:color w:val="000000"/>
          <w:vertAlign w:val="subscript"/>
        </w:rPr>
        <w:t>max</w:t>
      </w:r>
      <w:r w:rsidR="006760B5">
        <w:rPr>
          <w:color w:val="000000"/>
          <w:vertAlign w:val="superscript"/>
        </w:rPr>
        <w:t>1</w:t>
      </w:r>
      <w:r w:rsidR="005F6CED">
        <w:rPr>
          <w:color w:val="000000"/>
          <w:vertAlign w:val="superscript"/>
        </w:rPr>
        <w:t>2</w:t>
      </w:r>
      <w:r w:rsidR="008972F4">
        <w:rPr>
          <w:color w:val="000000"/>
        </w:rPr>
        <w:t xml:space="preserve"> </w:t>
      </w:r>
      <w:r w:rsidR="008972F4">
        <w:t>and recent research has demonstrated both outdoor and indoor wet bulb globe temperature are robust when assessing associations between short-term temperature exposure and various kidney diseases in New York State.</w:t>
      </w:r>
      <w:r w:rsidR="006760B5">
        <w:rPr>
          <w:vertAlign w:val="superscript"/>
        </w:rPr>
        <w:t>1</w:t>
      </w:r>
      <w:r w:rsidR="005F6CED">
        <w:rPr>
          <w:vertAlign w:val="superscript"/>
        </w:rPr>
        <w:t>3</w:t>
      </w:r>
      <w:r w:rsidR="008972F4">
        <w:t xml:space="preserve">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 xml:space="preserve">Validation of </w:t>
      </w:r>
      <w:proofErr w:type="spellStart"/>
      <w:r>
        <w:rPr>
          <w:b/>
          <w:bCs/>
        </w:rPr>
        <w:t>WBGT</w:t>
      </w:r>
      <w:r>
        <w:rPr>
          <w:b/>
          <w:bCs/>
          <w:vertAlign w:val="subscript"/>
        </w:rPr>
        <w:t>max</w:t>
      </w:r>
      <w:proofErr w:type="spellEnd"/>
    </w:p>
    <w:p w14:paraId="2DE7A9F7" w14:textId="45B3F317"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r w:rsidR="005F6CED">
        <w:rPr>
          <w:vertAlign w:val="superscript"/>
        </w:rPr>
        <w:t>20</w:t>
      </w:r>
      <w:r w:rsidR="00B80A71">
        <w:t xml:space="preserve"> </w:t>
      </w:r>
      <w:r w:rsidR="003333C2">
        <w:t>Recent findings suggests that, when correlated against station observations, the accuracy of both PRISM and ERA5 derived WBGT may vary by climate zone in the United States.</w:t>
      </w:r>
      <w:r w:rsidR="005F6CED">
        <w:rPr>
          <w:vertAlign w:val="superscript"/>
        </w:rPr>
        <w:t>21</w:t>
      </w:r>
      <w:r w:rsidR="005F6CED">
        <w:t xml:space="preserve">  </w:t>
      </w:r>
    </w:p>
    <w:p w14:paraId="0A01EBE2" w14:textId="77777777" w:rsidR="003333C2" w:rsidRDefault="003333C2">
      <w:pPr>
        <w:widowControl w:val="0"/>
        <w:jc w:val="both"/>
      </w:pPr>
    </w:p>
    <w:p w14:paraId="591AC552" w14:textId="6AB8F231"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xml:space="preserve">, and </w:t>
      </w:r>
      <w:proofErr w:type="spellStart"/>
      <w:r w:rsidR="005F72BC">
        <w:t>WBGT</w:t>
      </w:r>
      <w:r w:rsidR="005F72BC" w:rsidRPr="00342974">
        <w:rPr>
          <w:vertAlign w:val="subscript"/>
        </w:rPr>
        <w:t>max</w:t>
      </w:r>
      <w:proofErr w:type="spellEnd"/>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the </w:t>
      </w:r>
      <w:r w:rsidR="005F72BC" w:rsidRPr="005F72BC">
        <w:t>Met Office Hadley Centre for Climate Science and Services</w:t>
      </w:r>
      <w:r w:rsidRPr="003333C2">
        <w:t>.</w:t>
      </w:r>
      <w:r w:rsidR="005F6CED">
        <w:rPr>
          <w:vertAlign w:val="superscript"/>
        </w:rPr>
        <w:t>22</w:t>
      </w:r>
      <w:r w:rsidR="006760B5">
        <w:rPr>
          <w:vertAlign w:val="superscript"/>
        </w:rPr>
        <w:t>,</w:t>
      </w:r>
      <w:r w:rsidR="00B80A71">
        <w:rPr>
          <w:vertAlign w:val="superscript"/>
        </w:rPr>
        <w:t>2</w:t>
      </w:r>
      <w:r w:rsidR="005F6CED">
        <w:rPr>
          <w:vertAlign w:val="superscript"/>
        </w:rPr>
        <w:t>3</w:t>
      </w:r>
      <w:r w:rsidRPr="003333C2">
        <w:t xml:space="preserve"> We selected stations within the contiguous </w:t>
      </w:r>
      <w:r w:rsidR="005F72BC">
        <w:t>United States,</w:t>
      </w:r>
      <w:r w:rsidRPr="003333C2">
        <w:t xml:space="preserve"> and then applied further quality-control steps as enumerated in</w:t>
      </w:r>
      <w:r w:rsidR="009B7B98">
        <w:t xml:space="preserve"> </w:t>
      </w:r>
      <w:r w:rsidR="00B80A71">
        <w:rPr>
          <w:vertAlign w:val="superscript"/>
        </w:rPr>
        <w:t>2</w:t>
      </w:r>
      <w:r w:rsidR="005F6CED">
        <w:rPr>
          <w:vertAlign w:val="superscript"/>
        </w:rPr>
        <w:t>4</w:t>
      </w:r>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2D49A9C9" w:rsidR="005F72BC" w:rsidRDefault="005166FA">
      <w:pPr>
        <w:widowControl w:val="0"/>
        <w:jc w:val="both"/>
      </w:pPr>
      <w:r>
        <w:t xml:space="preserve">Supplementary Figure 1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proofErr w:type="spellStart"/>
      <w:r w:rsidR="005F72BC">
        <w:t>WBGT</w:t>
      </w:r>
      <w:r w:rsidR="005F72BC" w:rsidRPr="000D1F08">
        <w:rPr>
          <w:vertAlign w:val="subscript"/>
        </w:rPr>
        <w:t>max</w:t>
      </w:r>
      <w:proofErr w:type="spellEnd"/>
      <w:r w:rsidR="005F72BC">
        <w:t xml:space="preserve"> and suggests that ERA5 and PRISM are well-correlated at the national level for all three metrics. ERA5 tends to be better correlated with ISD observations of </w:t>
      </w:r>
      <w:proofErr w:type="spellStart"/>
      <w:r w:rsidR="005F72BC">
        <w:t>WBGT</w:t>
      </w:r>
      <w:r w:rsidR="005F72BC" w:rsidRPr="00342974">
        <w:rPr>
          <w:vertAlign w:val="subscript"/>
        </w:rPr>
        <w:t>max</w:t>
      </w:r>
      <w:proofErr w:type="spellEnd"/>
      <w:r w:rsidR="005F72BC">
        <w:t xml:space="preserve"> most months, but PRISM performs better in 2016 and 2020. </w:t>
      </w:r>
    </w:p>
    <w:p w14:paraId="234703D7" w14:textId="77777777" w:rsidR="00661E87" w:rsidRDefault="00661E87">
      <w:pPr>
        <w:widowControl w:val="0"/>
        <w:jc w:val="both"/>
      </w:pPr>
    </w:p>
    <w:p w14:paraId="1C5C7B44" w14:textId="56A69CF8" w:rsidR="005F72BC" w:rsidRPr="005F72BC" w:rsidRDefault="005F72BC">
      <w:pPr>
        <w:widowControl w:val="0"/>
        <w:jc w:val="both"/>
      </w:pPr>
      <w:r>
        <w:t xml:space="preserve">Because we are concerned with hot days, we reperform the analysis of Figure 1, but for only </w:t>
      </w:r>
      <w:r>
        <w:lastRenderedPageBreak/>
        <w:t xml:space="preserve">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w:t>
      </w:r>
      <w:r w:rsidR="000B61B5">
        <w:t>. As noted above, emerging research</w:t>
      </w:r>
      <w:r w:rsidR="005F6CED">
        <w:rPr>
          <w:vertAlign w:val="superscript"/>
        </w:rPr>
        <w:t>21</w:t>
      </w:r>
      <w:r w:rsidR="000B61B5">
        <w:t xml:space="preserve">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 xml:space="preserve">For each carceral facility, we calculated the number of days in each year during 1982-2020 that were greater than 28°C </w:t>
      </w:r>
      <w:proofErr w:type="spellStart"/>
      <w:r>
        <w:t>WBGT</w:t>
      </w:r>
      <w:r>
        <w:rPr>
          <w:vertAlign w:val="subscript"/>
        </w:rPr>
        <w:t>max</w:t>
      </w:r>
      <w:proofErr w:type="spellEnd"/>
      <w:r>
        <w:t xml:space="preserve"> (</w:t>
      </w:r>
      <w:proofErr w:type="spellStart"/>
      <w:r>
        <w:t>n_days</w:t>
      </w:r>
      <w:r>
        <w:rPr>
          <w:vertAlign w:val="subscript"/>
        </w:rPr>
        <w:t>year</w:t>
      </w:r>
      <w:proofErr w:type="spellEnd"/>
      <w:r>
        <w:t xml:space="preserve">). We first assigned the average number of days per year </w:t>
      </w:r>
      <w:proofErr w:type="spellStart"/>
      <w:r>
        <w:t>WBGT</w:t>
      </w:r>
      <w:r>
        <w:rPr>
          <w:vertAlign w:val="subscript"/>
        </w:rPr>
        <w:t>max</w:t>
      </w:r>
      <w:proofErr w:type="spellEnd"/>
      <w:r>
        <w:t xml:space="preserve"> exceeded 28°C </w:t>
      </w:r>
      <w:r w:rsidR="002039BB">
        <w:t>during</w:t>
      </w:r>
      <w:r>
        <w:t xml:space="preserve"> 2016 - 2020. Then, we measured exposure during 2016 - 2020 by multiplying the number of incarcerated people housed at each carceral facility in 2018 by the average number of days </w:t>
      </w:r>
      <w:proofErr w:type="spellStart"/>
      <w:r>
        <w:t>WBGT</w:t>
      </w:r>
      <w:r>
        <w:rPr>
          <w:vertAlign w:val="subscript"/>
        </w:rPr>
        <w:t>max</w:t>
      </w:r>
      <w:proofErr w:type="spellEnd"/>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rPr>
                <w:rFonts w:ascii="Cambria Math" w:hAnsi="Cambria Math"/>
                <w:i/>
              </w:rPr>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5A8A4A4D"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sidR="00A71BA2">
        <w:rPr>
          <w:vertAlign w:val="superscript"/>
        </w:rPr>
        <w:t>2</w:t>
      </w:r>
      <w:r w:rsidR="005F6CED">
        <w:rPr>
          <w:vertAlign w:val="superscript"/>
        </w:rPr>
        <w:t>5</w:t>
      </w:r>
      <w:r>
        <w:t xml:space="preserve"> and from the US Census Bureau prior to 1990</w:t>
      </w:r>
      <w:r w:rsidR="00397AC7">
        <w:t>:</w:t>
      </w:r>
      <w:proofErr w:type="gramStart"/>
      <w:r w:rsidR="00A71BA2">
        <w:rPr>
          <w:vertAlign w:val="superscript"/>
        </w:rPr>
        <w:t>2</w:t>
      </w:r>
      <w:r w:rsidR="005F6CED">
        <w:rPr>
          <w:vertAlign w:val="superscript"/>
        </w:rPr>
        <w:t>6</w:t>
      </w:r>
      <w:proofErr w:type="gramEnd"/>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county</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rPr>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1A9C086D" w14:textId="77777777" w:rsidR="00A71BA2" w:rsidRDefault="00A71BA2" w:rsidP="00AF6F58">
      <w:pPr>
        <w:widowControl w:val="0"/>
        <w:jc w:val="center"/>
      </w:pP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rPr>
                <w:rFonts w:ascii="Cambria Math" w:hAnsi="Cambria Math"/>
                <w:i/>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2020</w:t>
      </w:r>
      <w:r w:rsidR="00075226">
        <w:t xml:space="preserve">,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19D98207" w14:textId="77777777" w:rsidR="00A075B1" w:rsidRDefault="00A075B1" w:rsidP="0082027E">
      <w:pPr>
        <w:widowControl w:val="0"/>
        <w:rPr>
          <w:b/>
          <w:bCs/>
        </w:rPr>
      </w:pPr>
    </w:p>
    <w:p w14:paraId="25627F80" w14:textId="5CC5584E" w:rsidR="005A2D82" w:rsidRDefault="0082027E" w:rsidP="0082027E">
      <w:pPr>
        <w:widowControl w:val="0"/>
        <w:rPr>
          <w:b/>
          <w:bCs/>
        </w:rPr>
      </w:pPr>
      <w:r w:rsidRPr="005A2D82">
        <w:rPr>
          <w:b/>
          <w:bCs/>
        </w:rPr>
        <w:t>Sensitivity analyses</w:t>
      </w:r>
    </w:p>
    <w:p w14:paraId="2CD46827" w14:textId="77777777" w:rsidR="00706877" w:rsidRDefault="005A2D82" w:rsidP="005A42BE">
      <w:pPr>
        <w:widowControl w:val="0"/>
        <w:jc w:val="both"/>
      </w:pPr>
      <w:r w:rsidRPr="005A2D82">
        <w:t xml:space="preserve">We include additional analyses by further carceral facility types in the Supplementary </w:t>
      </w:r>
      <w:r w:rsidRPr="005A2D82">
        <w:lastRenderedPageBreak/>
        <w:t xml:space="preserve">Information (Supplementary Figures </w:t>
      </w:r>
      <w:r w:rsidR="00E65734">
        <w:t>3</w:t>
      </w:r>
      <w:r w:rsidRPr="005A2D82">
        <w:t xml:space="preserve"> – </w:t>
      </w:r>
      <w:r w:rsidR="00E65734">
        <w:t>4</w:t>
      </w:r>
      <w:r w:rsidRPr="005A2D82">
        <w:t>).</w:t>
      </w:r>
      <w:r w:rsidR="005A42BE">
        <w:t xml:space="preserve"> </w:t>
      </w:r>
      <w:r w:rsidR="005A42BE" w:rsidRPr="005A42BE">
        <w:t xml:space="preserve">We also present results from Figures 1 and 2 with alternative thresholds of 26°C and 30°C (Supplementary Figures </w:t>
      </w:r>
      <w:r w:rsidR="00F20F6B">
        <w:t>5</w:t>
      </w:r>
      <w:r w:rsidR="005A42BE" w:rsidRPr="005A42BE">
        <w:t xml:space="preserve"> - </w:t>
      </w:r>
      <w:r w:rsidR="00F20F6B">
        <w:t>8</w:t>
      </w:r>
      <w:r w:rsidR="005A42BE" w:rsidRPr="005A42BE">
        <w:t xml:space="preserve">). </w:t>
      </w:r>
    </w:p>
    <w:p w14:paraId="4F285A8F" w14:textId="77777777" w:rsidR="00706877" w:rsidRDefault="00706877" w:rsidP="005A42BE">
      <w:pPr>
        <w:widowControl w:val="0"/>
        <w:jc w:val="both"/>
      </w:pPr>
    </w:p>
    <w:p w14:paraId="113A4848" w14:textId="718C70B0" w:rsidR="00706877" w:rsidRDefault="00706877" w:rsidP="005A42BE">
      <w:pPr>
        <w:widowControl w:val="0"/>
        <w:jc w:val="both"/>
        <w:rPr>
          <w:b/>
          <w:bCs/>
        </w:rPr>
      </w:pPr>
      <w:r>
        <w:rPr>
          <w:b/>
          <w:bCs/>
        </w:rPr>
        <w:t xml:space="preserve">Incarcerated vs. non-incarcerated </w:t>
      </w:r>
      <w:proofErr w:type="gramStart"/>
      <w:r>
        <w:rPr>
          <w:b/>
          <w:bCs/>
        </w:rPr>
        <w:t>statistics</w:t>
      </w:r>
      <w:proofErr w:type="gramEnd"/>
    </w:p>
    <w:p w14:paraId="2919CDDD" w14:textId="6153333C" w:rsidR="00706877" w:rsidRDefault="00706877" w:rsidP="00BB0B6D">
      <w:pPr>
        <w:spacing w:line="276" w:lineRule="auto"/>
        <w:jc w:val="both"/>
        <w:rPr>
          <w:szCs w:val="24"/>
        </w:rPr>
      </w:pPr>
      <w:r>
        <w:rPr>
          <w:szCs w:val="24"/>
        </w:rPr>
        <w:t>Black and Hispanic people are disproportionately represented within state prisons and local jails relative to the general U.S. population and to the state populations in California, Arizona, and Texas</w:t>
      </w:r>
      <w:r w:rsidR="00B0684C">
        <w:rPr>
          <w:szCs w:val="24"/>
        </w:rPr>
        <w:t xml:space="preserve"> (</w:t>
      </w:r>
      <w:r w:rsidR="009B658D">
        <w:rPr>
          <w:szCs w:val="24"/>
        </w:rPr>
        <w:t xml:space="preserve">Supplementary </w:t>
      </w:r>
      <w:r w:rsidR="00B0684C">
        <w:rPr>
          <w:szCs w:val="24"/>
        </w:rPr>
        <w:t>Table</w:t>
      </w:r>
      <w:r w:rsidR="009B658D">
        <w:rPr>
          <w:szCs w:val="24"/>
        </w:rPr>
        <w:t>s</w:t>
      </w:r>
      <w:r w:rsidR="00B0684C">
        <w:rPr>
          <w:szCs w:val="24"/>
        </w:rPr>
        <w:t xml:space="preserve"> 1</w:t>
      </w:r>
      <w:r w:rsidR="00CE2D8C">
        <w:rPr>
          <w:szCs w:val="24"/>
        </w:rPr>
        <w:t xml:space="preserve"> and 2</w:t>
      </w:r>
      <w:r w:rsidR="00B0684C">
        <w:rPr>
          <w:szCs w:val="24"/>
        </w:rPr>
        <w:t>)</w:t>
      </w:r>
      <w:r>
        <w:rPr>
          <w:szCs w:val="24"/>
        </w:rPr>
        <w:t xml:space="preserve">. Compared to the general U.S. population, incarcerated people have higher rates of unemployment and homelessness (pre-incarceration), are less likely to have at least a high school </w:t>
      </w:r>
      <w:r w:rsidR="00F1771E">
        <w:rPr>
          <w:szCs w:val="24"/>
        </w:rPr>
        <w:t>education and</w:t>
      </w:r>
      <w:r>
        <w:rPr>
          <w:szCs w:val="24"/>
        </w:rPr>
        <w:t xml:space="preserve"> are more likely to have an income of &lt; $22,500 (pre-incarceration). </w:t>
      </w:r>
    </w:p>
    <w:p w14:paraId="62A72BC6" w14:textId="419A8E55" w:rsidR="00706877" w:rsidRDefault="00706877" w:rsidP="00706877">
      <w:pPr>
        <w:rPr>
          <w:szCs w:val="24"/>
        </w:rPr>
      </w:pPr>
    </w:p>
    <w:p w14:paraId="49B689CE" w14:textId="77777777" w:rsidR="00175A6D" w:rsidRDefault="00175A6D">
      <w:pPr>
        <w:rPr>
          <w:szCs w:val="24"/>
        </w:rPr>
      </w:pPr>
      <w:r>
        <w:rPr>
          <w:szCs w:val="24"/>
        </w:rPr>
        <w:br w:type="page"/>
      </w:r>
    </w:p>
    <w:p w14:paraId="00000027" w14:textId="624D4756"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4ED8B1C2" w14:textId="0989A79C" w:rsidR="00777268" w:rsidRDefault="00777268" w:rsidP="00777268">
      <w:pPr>
        <w:pStyle w:val="ListBullet"/>
      </w:pPr>
      <w:r>
        <w:t xml:space="preserve">J. </w:t>
      </w:r>
      <w:proofErr w:type="spellStart"/>
      <w:r>
        <w:t>Skarha</w:t>
      </w:r>
      <w:proofErr w:type="spellEnd"/>
      <w:r>
        <w:t xml:space="preserve">, </w:t>
      </w:r>
      <w:r>
        <w:rPr>
          <w:i/>
        </w:rPr>
        <w:t>et al.</w:t>
      </w:r>
      <w:r>
        <w:t xml:space="preserve">, Heat-related mortality in U.S. state and private prisons: A case-crossover analysis. </w:t>
      </w:r>
      <w:r>
        <w:rPr>
          <w:i/>
        </w:rPr>
        <w:t xml:space="preserve">PLOS ONE </w:t>
      </w:r>
      <w:r>
        <w:t>18, e0281389 (2023).</w:t>
      </w:r>
    </w:p>
    <w:p w14:paraId="415985AF" w14:textId="77777777" w:rsidR="00777268" w:rsidRDefault="00777268" w:rsidP="00777268">
      <w:pPr>
        <w:pStyle w:val="ListBullet"/>
        <w:numPr>
          <w:ilvl w:val="0"/>
          <w:numId w:val="0"/>
        </w:numPr>
        <w:ind w:left="360"/>
      </w:pPr>
    </w:p>
    <w:p w14:paraId="2E65B2C3" w14:textId="77777777" w:rsidR="00777268" w:rsidRDefault="00777268" w:rsidP="00777268">
      <w:pPr>
        <w:pStyle w:val="ListBullet"/>
      </w:pPr>
      <w:r>
        <w:t xml:space="preserve">D. Holt, Heat in US Prisons and Jails: Corrections and the Challenge of Climate Change, Sabin Center for Climate Change Law (2015) https:/doi.org/10.2139/ssrn.2667260 </w:t>
      </w:r>
    </w:p>
    <w:p w14:paraId="0E87A84D" w14:textId="77777777" w:rsidR="00777268" w:rsidRDefault="00777268" w:rsidP="00777268">
      <w:pPr>
        <w:pStyle w:val="ListBullet"/>
        <w:numPr>
          <w:ilvl w:val="0"/>
          <w:numId w:val="0"/>
        </w:numPr>
        <w:ind w:left="360"/>
      </w:pPr>
    </w:p>
    <w:p w14:paraId="05505410" w14:textId="59D97540" w:rsidR="00777268" w:rsidRDefault="00777268" w:rsidP="00777268">
      <w:pPr>
        <w:pStyle w:val="ListBullet"/>
      </w:pPr>
      <w:r>
        <w:t xml:space="preserve">J. </w:t>
      </w:r>
      <w:proofErr w:type="spellStart"/>
      <w:r>
        <w:t>Skarha</w:t>
      </w:r>
      <w:proofErr w:type="spellEnd"/>
      <w:r>
        <w:t xml:space="preserve">, M. Peterson, J. D. Rich, D. </w:t>
      </w:r>
      <w:proofErr w:type="spellStart"/>
      <w:r>
        <w:t>Dosa</w:t>
      </w:r>
      <w:proofErr w:type="spellEnd"/>
      <w:r>
        <w:t xml:space="preserve">, An Overlooked Crisis: Extreme Temperature Exposures in Incarceration Settings. </w:t>
      </w:r>
      <w:r>
        <w:rPr>
          <w:i/>
        </w:rPr>
        <w:t xml:space="preserve">Am. J. Public Health </w:t>
      </w:r>
      <w:r>
        <w:t>110, S41–S42 (2020).</w:t>
      </w:r>
    </w:p>
    <w:p w14:paraId="595BA961" w14:textId="77777777" w:rsidR="00777268" w:rsidRDefault="00777268" w:rsidP="00777268">
      <w:pPr>
        <w:pStyle w:val="ListParagraph"/>
      </w:pPr>
    </w:p>
    <w:p w14:paraId="2C7DD232" w14:textId="5FAC409E" w:rsidR="00777268" w:rsidRDefault="00777268" w:rsidP="00777268">
      <w:pPr>
        <w:pStyle w:val="ListBullet"/>
      </w:pPr>
      <w:r>
        <w:t xml:space="preserve">A. R. Colucci, D. J. </w:t>
      </w:r>
      <w:proofErr w:type="spellStart"/>
      <w:r>
        <w:t>Vecellio</w:t>
      </w:r>
      <w:proofErr w:type="spellEnd"/>
      <w:r>
        <w:t xml:space="preserve">, M. J. Allen, Thermal (In)equity and incarceration: A necessary nexus for geographers. </w:t>
      </w:r>
      <w:r>
        <w:rPr>
          <w:i/>
        </w:rPr>
        <w:t xml:space="preserve">Environ. Plan. E Nat. Space </w:t>
      </w:r>
      <w:r>
        <w:t>6, 638–657 (2023).</w:t>
      </w:r>
    </w:p>
    <w:p w14:paraId="1AF9D72E" w14:textId="77777777" w:rsidR="005F6CED" w:rsidRDefault="005F6CED" w:rsidP="00752A63">
      <w:pPr>
        <w:pStyle w:val="ListParagraph"/>
      </w:pPr>
    </w:p>
    <w:p w14:paraId="68DA54F3" w14:textId="5933CDBB" w:rsidR="005F6CED" w:rsidRDefault="005F6CED" w:rsidP="00777268">
      <w:pPr>
        <w:pStyle w:val="ListBullet"/>
      </w:pPr>
      <w:proofErr w:type="spellStart"/>
      <w:r w:rsidRPr="005F6CED">
        <w:t>Dogbeh</w:t>
      </w:r>
      <w:proofErr w:type="spellEnd"/>
      <w:r w:rsidRPr="005F6CED">
        <w:t xml:space="preserve">, A., </w:t>
      </w:r>
      <w:proofErr w:type="spellStart"/>
      <w:r w:rsidRPr="005F6CED">
        <w:t>Jomaas</w:t>
      </w:r>
      <w:proofErr w:type="spellEnd"/>
      <w:r w:rsidRPr="005F6CED">
        <w:t xml:space="preserve">, G., </w:t>
      </w:r>
      <w:proofErr w:type="spellStart"/>
      <w:r w:rsidRPr="005F6CED">
        <w:t>Bjarløv</w:t>
      </w:r>
      <w:proofErr w:type="spellEnd"/>
      <w:r w:rsidRPr="005F6CED">
        <w:t xml:space="preserve">, S. P., &amp; </w:t>
      </w:r>
      <w:proofErr w:type="spellStart"/>
      <w:r w:rsidRPr="005F6CED">
        <w:t>Toftum</w:t>
      </w:r>
      <w:proofErr w:type="spellEnd"/>
      <w:r w:rsidRPr="005F6CED">
        <w:t>, J. (2015). Field study of the indoor environment in a Danish prison. Building and Environment, 88, 20-26.</w:t>
      </w:r>
    </w:p>
    <w:p w14:paraId="39FED6E9" w14:textId="77777777" w:rsidR="005F6CED" w:rsidRDefault="005F6CED" w:rsidP="00752A63">
      <w:pPr>
        <w:pStyle w:val="ListParagraph"/>
      </w:pPr>
    </w:p>
    <w:p w14:paraId="2D373527" w14:textId="074034E7" w:rsidR="005F6CED" w:rsidRDefault="005F6CED" w:rsidP="00777268">
      <w:pPr>
        <w:pStyle w:val="ListBullet"/>
      </w:pPr>
      <w:proofErr w:type="spellStart"/>
      <w:r w:rsidRPr="005F6CED">
        <w:t>Vant</w:t>
      </w:r>
      <w:proofErr w:type="spellEnd"/>
      <w:r w:rsidRPr="005F6CED">
        <w:t xml:space="preserve">-Hull, B., Ramamurthy, P., </w:t>
      </w:r>
      <w:proofErr w:type="spellStart"/>
      <w:r w:rsidRPr="005F6CED">
        <w:t>Havlik</w:t>
      </w:r>
      <w:proofErr w:type="spellEnd"/>
      <w:r w:rsidRPr="005F6CED">
        <w:t xml:space="preserve">, B., </w:t>
      </w:r>
      <w:proofErr w:type="spellStart"/>
      <w:r w:rsidRPr="005F6CED">
        <w:t>Jusino</w:t>
      </w:r>
      <w:proofErr w:type="spellEnd"/>
      <w:r w:rsidRPr="005F6CED">
        <w:t xml:space="preserve">, C., Corbin-Mark, C., </w:t>
      </w:r>
      <w:proofErr w:type="spellStart"/>
      <w:r w:rsidRPr="005F6CED">
        <w:t>Schuerman</w:t>
      </w:r>
      <w:proofErr w:type="spellEnd"/>
      <w:r w:rsidRPr="005F6CED">
        <w:t>, M., ... &amp; Glenn, A. A. (2018). The Harlem heat project: A unique media–community collaboration to study indoor heat waves. Bulletin of the American Meteorological Society, 99(12), 2491-2506.</w:t>
      </w:r>
    </w:p>
    <w:p w14:paraId="16D0444B" w14:textId="77777777" w:rsidR="00777268" w:rsidRDefault="00777268" w:rsidP="00777268">
      <w:pPr>
        <w:pStyle w:val="ListBullet"/>
        <w:numPr>
          <w:ilvl w:val="0"/>
          <w:numId w:val="0"/>
        </w:numPr>
      </w:pPr>
    </w:p>
    <w:p w14:paraId="00000029" w14:textId="5C5A7F3E" w:rsidR="005629FE" w:rsidRPr="00D60BA8" w:rsidRDefault="00000000">
      <w:pPr>
        <w:widowControl w:val="0"/>
        <w:numPr>
          <w:ilvl w:val="0"/>
          <w:numId w:val="1"/>
        </w:numPr>
        <w:jc w:val="both"/>
      </w:pPr>
      <w:r w:rsidRPr="00D60BA8">
        <w:t>U.S. Department of Homeland Security, HIFLD Open Data, https://hifld-geoplatform.opendata.arcgis.com, Accessed July 10, 2023.</w:t>
      </w:r>
    </w:p>
    <w:p w14:paraId="0000002A" w14:textId="77777777" w:rsidR="005629FE" w:rsidRPr="00D60BA8" w:rsidRDefault="005629FE">
      <w:pPr>
        <w:widowControl w:val="0"/>
        <w:jc w:val="both"/>
      </w:pPr>
    </w:p>
    <w:p w14:paraId="0000002B" w14:textId="77777777" w:rsidR="005629FE" w:rsidRPr="00D60BA8" w:rsidRDefault="00000000">
      <w:pPr>
        <w:widowControl w:val="0"/>
        <w:numPr>
          <w:ilvl w:val="0"/>
          <w:numId w:val="1"/>
        </w:numPr>
        <w:jc w:val="both"/>
      </w:pPr>
      <w:r w:rsidRPr="00D60BA8">
        <w:t>PRISM Climate Group, Oregon State University, https://prism.oregonstate.edu, data created 4 Feb 4, 2014, accessed Jul 10, 2023.</w:t>
      </w:r>
    </w:p>
    <w:p w14:paraId="0000002C" w14:textId="77777777" w:rsidR="005629FE" w:rsidRPr="00D60BA8" w:rsidRDefault="005629FE">
      <w:pPr>
        <w:widowControl w:val="0"/>
        <w:jc w:val="both"/>
      </w:pPr>
    </w:p>
    <w:p w14:paraId="0000002D" w14:textId="77777777" w:rsidR="005629FE" w:rsidRPr="00D60BA8" w:rsidRDefault="00000000">
      <w:pPr>
        <w:widowControl w:val="0"/>
        <w:numPr>
          <w:ilvl w:val="0"/>
          <w:numId w:val="1"/>
        </w:numPr>
        <w:jc w:val="both"/>
      </w:pPr>
      <w:r w:rsidRPr="00D60BA8">
        <w:t xml:space="preserve">C. Daly, J. I. Smith, K. V. Olson, Mapping Atmospheric Moisture </w:t>
      </w:r>
      <w:proofErr w:type="spellStart"/>
      <w:r w:rsidRPr="00D60BA8">
        <w:t>Climatologies</w:t>
      </w:r>
      <w:proofErr w:type="spellEnd"/>
      <w:r w:rsidRPr="00D60BA8">
        <w:t xml:space="preserve"> across the Conterminous United States. </w:t>
      </w:r>
      <w:r w:rsidRPr="00D60BA8">
        <w:rPr>
          <w:i/>
        </w:rPr>
        <w:t xml:space="preserve">PLOS ONE </w:t>
      </w:r>
      <w:r w:rsidRPr="00D60BA8">
        <w:t>10, e0141140 (2015).</w:t>
      </w:r>
    </w:p>
    <w:p w14:paraId="0000002E" w14:textId="77777777" w:rsidR="005629FE" w:rsidRPr="00D60BA8" w:rsidRDefault="005629FE">
      <w:pPr>
        <w:widowControl w:val="0"/>
        <w:jc w:val="both"/>
      </w:pPr>
    </w:p>
    <w:p w14:paraId="0000002F" w14:textId="77777777" w:rsidR="005629FE" w:rsidRPr="00D60BA8" w:rsidRDefault="00000000">
      <w:pPr>
        <w:widowControl w:val="0"/>
        <w:numPr>
          <w:ilvl w:val="0"/>
          <w:numId w:val="1"/>
        </w:numPr>
        <w:jc w:val="both"/>
      </w:pPr>
      <w:r w:rsidRPr="00D60BA8">
        <w:t xml:space="preserve">Daly, C., </w:t>
      </w:r>
      <w:proofErr w:type="spellStart"/>
      <w:r w:rsidRPr="00D60BA8">
        <w:t>Halbleib</w:t>
      </w:r>
      <w:proofErr w:type="spellEnd"/>
      <w:r w:rsidRPr="00D60BA8">
        <w:t xml:space="preserve">, M., Smith, J. I., Gibson, W. P., Doggett, M. K., Taylor, G. H., ... &amp; </w:t>
      </w:r>
      <w:proofErr w:type="spellStart"/>
      <w:r w:rsidRPr="00D60BA8">
        <w:t>Pasteris</w:t>
      </w:r>
      <w:proofErr w:type="spellEnd"/>
      <w:r w:rsidRPr="00D60BA8">
        <w:t xml:space="preserve">, P. P. (2008). </w:t>
      </w:r>
      <w:proofErr w:type="spellStart"/>
      <w:r w:rsidRPr="00D60BA8">
        <w:t>Physiographically</w:t>
      </w:r>
      <w:proofErr w:type="spellEnd"/>
      <w:r w:rsidRPr="00D60BA8">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D60BA8" w:rsidRDefault="005629FE">
      <w:pPr>
        <w:widowControl w:val="0"/>
        <w:jc w:val="both"/>
      </w:pPr>
    </w:p>
    <w:p w14:paraId="00000031" w14:textId="77777777" w:rsidR="005629FE" w:rsidRDefault="00000000">
      <w:pPr>
        <w:widowControl w:val="0"/>
        <w:numPr>
          <w:ilvl w:val="0"/>
          <w:numId w:val="1"/>
        </w:numPr>
        <w:jc w:val="both"/>
      </w:pPr>
      <w:r w:rsidRPr="00D60BA8">
        <w:t xml:space="preserve">Spangler, K. R., Weinberger, K. R., &amp; </w:t>
      </w:r>
      <w:proofErr w:type="spellStart"/>
      <w:r w:rsidRPr="00D60BA8">
        <w:t>Wellenius</w:t>
      </w:r>
      <w:proofErr w:type="spellEnd"/>
      <w:r w:rsidRPr="00D60BA8">
        <w:t>, G. A. (2019). Suitability of gridded climate datasets for use in environmental epidemiology. Journal of exposure science &amp; environmental epidemiology, 29(6), 777-789.</w:t>
      </w:r>
    </w:p>
    <w:p w14:paraId="1216EF25" w14:textId="77777777" w:rsidR="00B80A71" w:rsidRDefault="00B80A71" w:rsidP="00B80A71">
      <w:pPr>
        <w:pStyle w:val="ListParagraph"/>
      </w:pPr>
    </w:p>
    <w:p w14:paraId="14E11FC8" w14:textId="77777777" w:rsidR="00B80A71" w:rsidRDefault="00B80A71" w:rsidP="00B80A71">
      <w:pPr>
        <w:pStyle w:val="ListBullet"/>
      </w:pPr>
      <w:r w:rsidRPr="009F4A86">
        <w:t xml:space="preserve">Pradhan, B., </w:t>
      </w:r>
      <w:proofErr w:type="spellStart"/>
      <w:r w:rsidRPr="009F4A86">
        <w:t>Kjellstrom</w:t>
      </w:r>
      <w:proofErr w:type="spellEnd"/>
      <w:r w:rsidRPr="009F4A86">
        <w:t xml:space="preserve">, T., </w:t>
      </w:r>
      <w:proofErr w:type="spellStart"/>
      <w:r w:rsidRPr="009F4A86">
        <w:t>Atar</w:t>
      </w:r>
      <w:proofErr w:type="spellEnd"/>
      <w:r w:rsidRPr="009F4A86">
        <w:t xml:space="preserve">, D., Sharma, P., </w:t>
      </w:r>
      <w:proofErr w:type="spellStart"/>
      <w:r w:rsidRPr="009F4A86">
        <w:t>Kayastha</w:t>
      </w:r>
      <w:proofErr w:type="spellEnd"/>
      <w:r w:rsidRPr="009F4A86">
        <w:t>, B., Bhandari, G., &amp; Pradhan, P. K. (2019). Heat stress impacts on cardiac mortality in Nepali migrant workers in Qatar. Cardiology, 143(1-2), 37-48.</w:t>
      </w:r>
    </w:p>
    <w:p w14:paraId="1B8CFE1F" w14:textId="77777777" w:rsidR="00B80A71" w:rsidRDefault="00B80A71" w:rsidP="00B80A71">
      <w:pPr>
        <w:pStyle w:val="ListBullet"/>
        <w:numPr>
          <w:ilvl w:val="0"/>
          <w:numId w:val="0"/>
        </w:numPr>
        <w:ind w:left="360"/>
      </w:pPr>
    </w:p>
    <w:p w14:paraId="32E18E25" w14:textId="755280D6" w:rsidR="00B80A71" w:rsidRDefault="00B80A71" w:rsidP="00B80A71">
      <w:pPr>
        <w:pStyle w:val="ListBullet"/>
      </w:pPr>
      <w:r w:rsidRPr="009F4A86">
        <w:t>Chu, L., Chen, K., Crowley, S., &amp; Dubrow, R. (2023). Associations between short-term temperature exposure and kidney-related conditions in New York State: The influence of temperature metrics across four dimensions. Environment International, 173, 107783.</w:t>
      </w:r>
    </w:p>
    <w:p w14:paraId="1F3C3DA6" w14:textId="77777777" w:rsidR="00B80A71" w:rsidRDefault="00B80A71" w:rsidP="00B80A71">
      <w:pPr>
        <w:pStyle w:val="ListParagraph"/>
      </w:pPr>
    </w:p>
    <w:p w14:paraId="0B1E29F4" w14:textId="566DE4E5" w:rsidR="00B80A71" w:rsidRPr="00D60BA8" w:rsidRDefault="00B80A71" w:rsidP="00B80A71">
      <w:pPr>
        <w:widowControl w:val="0"/>
        <w:numPr>
          <w:ilvl w:val="0"/>
          <w:numId w:val="1"/>
        </w:numPr>
        <w:jc w:val="both"/>
      </w:pPr>
      <w:r w:rsidRPr="00D60BA8">
        <w:t xml:space="preserve">Bernard, T. E., &amp; Iheanacho, I. (2015). Heat index and adjusted temperature as surrogates for wet bulb globe temperature to screen for occupational heat stress. Journal of </w:t>
      </w:r>
      <w:r w:rsidRPr="00D60BA8">
        <w:lastRenderedPageBreak/>
        <w:t>Occupational and Environmental Hygiene, 12(5), 323-333.</w:t>
      </w:r>
    </w:p>
    <w:p w14:paraId="00000032" w14:textId="77777777" w:rsidR="005629FE" w:rsidRPr="00D60BA8" w:rsidRDefault="005629FE">
      <w:pPr>
        <w:widowControl w:val="0"/>
        <w:jc w:val="both"/>
      </w:pPr>
    </w:p>
    <w:p w14:paraId="00000033" w14:textId="77777777" w:rsidR="005629FE" w:rsidRPr="00D60BA8" w:rsidRDefault="00000000">
      <w:pPr>
        <w:widowControl w:val="0"/>
        <w:numPr>
          <w:ilvl w:val="0"/>
          <w:numId w:val="1"/>
        </w:numPr>
        <w:jc w:val="both"/>
      </w:pPr>
      <w:proofErr w:type="spellStart"/>
      <w:r w:rsidRPr="00D60BA8">
        <w:t>Tuholske</w:t>
      </w:r>
      <w:proofErr w:type="spellEnd"/>
      <w:r w:rsidRPr="00D60BA8">
        <w:t>, C., Caylor, K., Funk, C., Verdin, A., Sweeney, S., Grace, K., ... &amp; Evans, T. (2021). Global urban population exposure to extreme heat. Proceedings of the National Academy of Sciences, 118(41), e2024792118.</w:t>
      </w:r>
    </w:p>
    <w:p w14:paraId="00000036" w14:textId="77777777" w:rsidR="005629FE" w:rsidRPr="00D60BA8" w:rsidRDefault="005629FE">
      <w:pPr>
        <w:widowControl w:val="0"/>
        <w:jc w:val="both"/>
      </w:pPr>
    </w:p>
    <w:p w14:paraId="00000037" w14:textId="77777777" w:rsidR="005629FE" w:rsidRPr="00D60BA8" w:rsidRDefault="00000000">
      <w:pPr>
        <w:widowControl w:val="0"/>
        <w:numPr>
          <w:ilvl w:val="0"/>
          <w:numId w:val="1"/>
        </w:numPr>
        <w:jc w:val="both"/>
      </w:pPr>
      <w:r w:rsidRPr="00D60BA8">
        <w:t xml:space="preserve">National Weather Service, Heat Index Equation, https://www.wpc.ncep.noaa.gov/html/heatindex_equation.shtml </w:t>
      </w:r>
      <w:proofErr w:type="spellStart"/>
      <w:r w:rsidRPr="00D60BA8">
        <w:t>Accesssed</w:t>
      </w:r>
      <w:proofErr w:type="spellEnd"/>
      <w:r w:rsidRPr="00D60BA8">
        <w:t xml:space="preserve"> July 10, 2023).</w:t>
      </w:r>
    </w:p>
    <w:p w14:paraId="0000003A" w14:textId="77777777" w:rsidR="005629FE" w:rsidRPr="00D60BA8" w:rsidRDefault="005629FE">
      <w:pPr>
        <w:widowControl w:val="0"/>
        <w:jc w:val="both"/>
      </w:pPr>
    </w:p>
    <w:p w14:paraId="0000003B" w14:textId="77777777" w:rsidR="005629FE" w:rsidRPr="00D60BA8" w:rsidRDefault="00000000">
      <w:pPr>
        <w:widowControl w:val="0"/>
        <w:numPr>
          <w:ilvl w:val="0"/>
          <w:numId w:val="1"/>
        </w:numPr>
        <w:jc w:val="both"/>
      </w:pPr>
      <w:r w:rsidRPr="00D60BA8">
        <w:t xml:space="preserve">Q. Kong, M. Huber, Explicit Calculations of Wet-Bulb Globe Temperature Compared </w:t>
      </w:r>
      <w:proofErr w:type="gramStart"/>
      <w:r w:rsidRPr="00D60BA8">
        <w:t>With</w:t>
      </w:r>
      <w:proofErr w:type="gramEnd"/>
      <w:r w:rsidRPr="00D60BA8">
        <w:t xml:space="preserve"> Approximations and Why It Matters for Labor Productivity. </w:t>
      </w:r>
      <w:r w:rsidRPr="00D60BA8">
        <w:rPr>
          <w:i/>
        </w:rPr>
        <w:t xml:space="preserve">Earths Future </w:t>
      </w:r>
      <w:r w:rsidRPr="00D60BA8">
        <w:t>10, e2021EF002334 (2022).</w:t>
      </w:r>
    </w:p>
    <w:p w14:paraId="230678C8" w14:textId="77777777" w:rsidR="006760B5" w:rsidRPr="00D60BA8" w:rsidRDefault="006760B5" w:rsidP="00D60BA8">
      <w:pPr>
        <w:widowControl w:val="0"/>
        <w:ind w:left="360"/>
        <w:jc w:val="both"/>
      </w:pPr>
    </w:p>
    <w:p w14:paraId="369876E5" w14:textId="3E262E7E" w:rsidR="006760B5" w:rsidRPr="00D60BA8" w:rsidRDefault="006760B5" w:rsidP="006760B5">
      <w:pPr>
        <w:pStyle w:val="ListBullet"/>
      </w:pPr>
      <w:r w:rsidRPr="00D60BA8">
        <w:t xml:space="preserve">Pradhan, B., </w:t>
      </w:r>
      <w:proofErr w:type="spellStart"/>
      <w:r w:rsidRPr="00D60BA8">
        <w:t>Kjellstrom</w:t>
      </w:r>
      <w:proofErr w:type="spellEnd"/>
      <w:r w:rsidRPr="00D60BA8">
        <w:t xml:space="preserve">, T., </w:t>
      </w:r>
      <w:proofErr w:type="spellStart"/>
      <w:r w:rsidRPr="00D60BA8">
        <w:t>Atar</w:t>
      </w:r>
      <w:proofErr w:type="spellEnd"/>
      <w:r w:rsidRPr="00D60BA8">
        <w:t xml:space="preserve">, D., Sharma, P., </w:t>
      </w:r>
      <w:proofErr w:type="spellStart"/>
      <w:r w:rsidRPr="00D60BA8">
        <w:t>Kayastha</w:t>
      </w:r>
      <w:proofErr w:type="spellEnd"/>
      <w:r w:rsidRPr="00D60BA8">
        <w:t>, B., Bhandari, G., &amp; Pradhan, P. K. (2019). Heat stress impacts on cardiac mortality in Nepali migrant workers in Qatar. Cardiology, 143(1-2), 37-48.</w:t>
      </w:r>
    </w:p>
    <w:p w14:paraId="1215FB79" w14:textId="77777777" w:rsidR="006760B5" w:rsidRPr="00D60BA8" w:rsidRDefault="006760B5" w:rsidP="00D60BA8">
      <w:pPr>
        <w:pStyle w:val="ListBullet"/>
        <w:numPr>
          <w:ilvl w:val="0"/>
          <w:numId w:val="0"/>
        </w:numPr>
        <w:ind w:left="360"/>
      </w:pPr>
    </w:p>
    <w:p w14:paraId="2D8E307F" w14:textId="4128E53C" w:rsidR="006760B5" w:rsidRPr="00D60BA8" w:rsidRDefault="006760B5" w:rsidP="006760B5">
      <w:pPr>
        <w:pStyle w:val="ListBullet"/>
      </w:pPr>
      <w:r w:rsidRPr="00D60BA8">
        <w:t>Chu, L., Chen, K., Crowley, S., &amp; Dubrow, R. (2023). Associations between short-term temperature exposure and kidney-related conditions in New York State: The influence of temperature metrics across four dimensions. Environment International, 173, 107783.</w:t>
      </w:r>
    </w:p>
    <w:p w14:paraId="327A0B51" w14:textId="77777777" w:rsidR="006760B5" w:rsidRPr="00D60BA8" w:rsidRDefault="006760B5" w:rsidP="00D60BA8">
      <w:pPr>
        <w:pStyle w:val="ListParagraph"/>
      </w:pPr>
    </w:p>
    <w:p w14:paraId="258D22BA" w14:textId="7B7506F9" w:rsidR="006760B5" w:rsidRPr="00D60BA8" w:rsidRDefault="006760B5" w:rsidP="006760B5">
      <w:pPr>
        <w:pStyle w:val="ListBullet"/>
      </w:pPr>
      <w:proofErr w:type="spellStart"/>
      <w:r w:rsidRPr="00D60BA8">
        <w:t>Hersbach</w:t>
      </w:r>
      <w:proofErr w:type="spellEnd"/>
      <w:r w:rsidRPr="00D60BA8">
        <w:t xml:space="preserve">, H., Bell, B., </w:t>
      </w:r>
      <w:proofErr w:type="spellStart"/>
      <w:r w:rsidRPr="00D60BA8">
        <w:t>Berrisford</w:t>
      </w:r>
      <w:proofErr w:type="spellEnd"/>
      <w:r w:rsidRPr="00D60BA8">
        <w:t xml:space="preserve">, P., Hirahara, S., </w:t>
      </w:r>
      <w:proofErr w:type="spellStart"/>
      <w:r w:rsidRPr="00D60BA8">
        <w:t>Horányi</w:t>
      </w:r>
      <w:proofErr w:type="spellEnd"/>
      <w:r w:rsidRPr="00D60BA8">
        <w:t>, A., Muñoz‐</w:t>
      </w:r>
      <w:proofErr w:type="spellStart"/>
      <w:r w:rsidRPr="00D60BA8">
        <w:t>Sabater</w:t>
      </w:r>
      <w:proofErr w:type="spellEnd"/>
      <w:r w:rsidRPr="00D60BA8">
        <w:t xml:space="preserve">, J., ... &amp; </w:t>
      </w:r>
      <w:proofErr w:type="spellStart"/>
      <w:r w:rsidRPr="00D60BA8">
        <w:t>Thépaut</w:t>
      </w:r>
      <w:proofErr w:type="spellEnd"/>
      <w:r w:rsidRPr="00D60BA8">
        <w:t>, J. N. (2020). The ERA5 global reanalysis. Quarterly Journal of the Royal Meteorological Society, 146(730), 1999-2049.</w:t>
      </w:r>
    </w:p>
    <w:p w14:paraId="0CB3F3E6" w14:textId="77777777" w:rsidR="006760B5" w:rsidRPr="00D60BA8" w:rsidRDefault="006760B5" w:rsidP="00D60BA8">
      <w:pPr>
        <w:pStyle w:val="ListParagraph"/>
      </w:pPr>
    </w:p>
    <w:p w14:paraId="689DE701" w14:textId="161CC4B8" w:rsidR="006760B5" w:rsidRPr="00D60BA8" w:rsidRDefault="006760B5" w:rsidP="006760B5">
      <w:pPr>
        <w:pStyle w:val="ListBullet"/>
      </w:pPr>
      <w:proofErr w:type="spellStart"/>
      <w:r w:rsidRPr="00D60BA8">
        <w:t>Ahn</w:t>
      </w:r>
      <w:proofErr w:type="spellEnd"/>
      <w:r w:rsidRPr="00D60BA8">
        <w:t xml:space="preserve">, Y., </w:t>
      </w:r>
      <w:proofErr w:type="spellStart"/>
      <w:r w:rsidRPr="00D60BA8">
        <w:t>Tuholske</w:t>
      </w:r>
      <w:proofErr w:type="spellEnd"/>
      <w:r w:rsidRPr="00D60BA8">
        <w:t>, C., &amp; Parks, R. M. (2023). Comparing Approximated Heat Stress Measures</w:t>
      </w:r>
      <w:r w:rsidRPr="00D60BA8">
        <w:rPr>
          <w:rFonts w:ascii="Calibri" w:hAnsi="Calibri" w:cs="Calibri"/>
        </w:rPr>
        <w:t>﻿</w:t>
      </w:r>
      <w:r w:rsidRPr="00D60BA8">
        <w:t xml:space="preserve"> Across the United States.</w:t>
      </w:r>
      <w:r w:rsidR="00E170CE" w:rsidRPr="00D60BA8">
        <w:t xml:space="preserve"> https://doi.org/10.21203/rs.3.rs-3186416/v1</w:t>
      </w:r>
    </w:p>
    <w:p w14:paraId="3CEB428E" w14:textId="77777777" w:rsidR="006760B5" w:rsidRPr="00D60BA8" w:rsidRDefault="006760B5" w:rsidP="00D60BA8">
      <w:pPr>
        <w:pStyle w:val="ListParagraph"/>
      </w:pPr>
    </w:p>
    <w:p w14:paraId="221FE6F0" w14:textId="21C4B11E" w:rsidR="006760B5" w:rsidRPr="00D60BA8" w:rsidRDefault="006760B5" w:rsidP="006760B5">
      <w:pPr>
        <w:pStyle w:val="ListBullet"/>
      </w:pPr>
      <w:r w:rsidRPr="00D60BA8">
        <w:t xml:space="preserve">Dunn, R. J., Willett, K. M., Thorne, P. W., Woolley, E. V., </w:t>
      </w:r>
      <w:proofErr w:type="spellStart"/>
      <w:r w:rsidRPr="00D60BA8">
        <w:t>Durre</w:t>
      </w:r>
      <w:proofErr w:type="spellEnd"/>
      <w:r w:rsidRPr="00D60BA8">
        <w:t xml:space="preserve">, I., Dai, A., ... &amp; </w:t>
      </w:r>
      <w:proofErr w:type="spellStart"/>
      <w:r w:rsidRPr="00D60BA8">
        <w:t>Vose</w:t>
      </w:r>
      <w:proofErr w:type="spellEnd"/>
      <w:r w:rsidRPr="00D60BA8">
        <w:t xml:space="preserve">, R. S. (2012). </w:t>
      </w:r>
      <w:proofErr w:type="spellStart"/>
      <w:r w:rsidRPr="00D60BA8">
        <w:t>HadISD</w:t>
      </w:r>
      <w:proofErr w:type="spellEnd"/>
      <w:r w:rsidRPr="00D60BA8">
        <w:t>: A quality-controlled global synoptic report database for selected variables at long-term stations from 1973–2011. Climate of the Past, 8(5), 1649-1679.</w:t>
      </w:r>
    </w:p>
    <w:p w14:paraId="491CBB43" w14:textId="77777777" w:rsidR="006760B5" w:rsidRPr="00D60BA8" w:rsidRDefault="006760B5" w:rsidP="00D60BA8">
      <w:pPr>
        <w:pStyle w:val="ListParagraph"/>
      </w:pPr>
    </w:p>
    <w:p w14:paraId="40599E5A" w14:textId="15FC9319" w:rsidR="006760B5" w:rsidRPr="00D60BA8" w:rsidRDefault="009B7B98" w:rsidP="006760B5">
      <w:pPr>
        <w:pStyle w:val="ListBullet"/>
      </w:pPr>
      <w:r w:rsidRPr="00D60BA8">
        <w:t xml:space="preserve">Dunn, R. J., Willett, K. M., Parker, D. E., &amp; Mitchell, L. (2016). Expanding </w:t>
      </w:r>
      <w:proofErr w:type="spellStart"/>
      <w:r w:rsidRPr="00D60BA8">
        <w:t>HadISD</w:t>
      </w:r>
      <w:proofErr w:type="spellEnd"/>
      <w:r w:rsidRPr="00D60BA8">
        <w:t xml:space="preserve">: Quality-controlled, sub-daily station data from 1931. Geoscientific Instrumentation, </w:t>
      </w:r>
      <w:proofErr w:type="gramStart"/>
      <w:r w:rsidRPr="00D60BA8">
        <w:t>Methods</w:t>
      </w:r>
      <w:proofErr w:type="gramEnd"/>
      <w:r w:rsidRPr="00D60BA8">
        <w:t xml:space="preserve"> and Data Systems, 5(2), 473-491.</w:t>
      </w:r>
    </w:p>
    <w:p w14:paraId="150FE0B8" w14:textId="77777777" w:rsidR="009B7B98" w:rsidRPr="00D60BA8" w:rsidRDefault="009B7B98" w:rsidP="00D60BA8">
      <w:pPr>
        <w:pStyle w:val="ListParagraph"/>
      </w:pPr>
    </w:p>
    <w:p w14:paraId="30DC78B7" w14:textId="281F90BF" w:rsidR="009B7B98" w:rsidRPr="00D60BA8" w:rsidRDefault="009B7B98" w:rsidP="00D60BA8">
      <w:pPr>
        <w:pStyle w:val="ListBullet"/>
      </w:pPr>
      <w:r w:rsidRPr="00D60BA8">
        <w:t>Raymond, C., Matthews, T., &amp; Horton, R. M. (2020). The emergence of heat and humidity too severe for human tolerance. Science Advances, 6(19), eaaw1838.</w:t>
      </w:r>
    </w:p>
    <w:p w14:paraId="0000003C" w14:textId="77777777" w:rsidR="005629FE" w:rsidRPr="00D60BA8" w:rsidRDefault="005629FE">
      <w:pPr>
        <w:widowControl w:val="0"/>
        <w:jc w:val="both"/>
      </w:pPr>
    </w:p>
    <w:p w14:paraId="0000003D" w14:textId="77777777" w:rsidR="005629FE" w:rsidRPr="00D60BA8" w:rsidRDefault="00000000">
      <w:pPr>
        <w:widowControl w:val="0"/>
        <w:numPr>
          <w:ilvl w:val="0"/>
          <w:numId w:val="1"/>
        </w:numPr>
        <w:jc w:val="both"/>
      </w:pPr>
      <w:r w:rsidRPr="00D60BA8">
        <w:t xml:space="preserve">U.S. Census Bureau, U.S. Census Populations </w:t>
      </w:r>
      <w:proofErr w:type="gramStart"/>
      <w:r w:rsidRPr="00D60BA8">
        <w:t>With</w:t>
      </w:r>
      <w:proofErr w:type="gramEnd"/>
      <w:r w:rsidRPr="00D60BA8">
        <w:t xml:space="preserve"> Bridged Race Categories (2022), Accessed, https://www.cdc.gov/nchs/nvss/bridged_race.htm Accessed July 17, 2023.</w:t>
      </w:r>
    </w:p>
    <w:p w14:paraId="0000003E" w14:textId="77777777" w:rsidR="005629FE" w:rsidRPr="00D60BA8" w:rsidRDefault="005629FE">
      <w:pPr>
        <w:widowControl w:val="0"/>
        <w:jc w:val="both"/>
      </w:pPr>
    </w:p>
    <w:p w14:paraId="0000003F" w14:textId="77777777" w:rsidR="005629FE" w:rsidRPr="00D60BA8" w:rsidRDefault="00000000">
      <w:pPr>
        <w:widowControl w:val="0"/>
        <w:numPr>
          <w:ilvl w:val="0"/>
          <w:numId w:val="1"/>
        </w:numPr>
        <w:jc w:val="both"/>
      </w:pPr>
      <w:r w:rsidRPr="00D60BA8">
        <w:t>U.S. Census Bureau, U.S. Bureau, County Intercensal Tables 1980-1990. https://www.census.gov/data/tables/time-series/demo/popest/1980s-county.html</w:t>
      </w:r>
      <w:r w:rsidRPr="00D60BA8">
        <w:rPr>
          <w:i/>
        </w:rPr>
        <w:t xml:space="preserve"> </w:t>
      </w:r>
      <w:r w:rsidRPr="00D60BA8">
        <w:t>Accessed July 17, 2023).</w:t>
      </w:r>
    </w:p>
    <w:p w14:paraId="518F4E0D" w14:textId="28A9D30E" w:rsidR="00E5282B" w:rsidRDefault="00E5282B">
      <w:pPr>
        <w:rPr>
          <w:b/>
        </w:rPr>
      </w:pPr>
      <w:r>
        <w:rPr>
          <w:b/>
        </w:rPr>
        <w:br w:type="page"/>
      </w:r>
    </w:p>
    <w:p w14:paraId="2BA2E04F" w14:textId="55C4B0B8" w:rsidR="00C856DA" w:rsidRDefault="00CB1678" w:rsidP="00155BEE">
      <w:pPr>
        <w:jc w:val="both"/>
        <w:rPr>
          <w:b/>
          <w:szCs w:val="24"/>
        </w:rPr>
      </w:pPr>
      <w:r>
        <w:rPr>
          <w:b/>
          <w:szCs w:val="24"/>
        </w:rPr>
        <w:lastRenderedPageBreak/>
        <w:t xml:space="preserve">Supplementary </w:t>
      </w:r>
      <w:r w:rsidR="00C856DA">
        <w:rPr>
          <w:b/>
          <w:szCs w:val="24"/>
        </w:rPr>
        <w:t xml:space="preserve">Table 1. </w:t>
      </w:r>
      <w:r w:rsidR="00C856DA" w:rsidRPr="00DE4CB4">
        <w:rPr>
          <w:bCs/>
          <w:szCs w:val="24"/>
        </w:rPr>
        <w:t>Race, sex, and some SES variables for state incarcerated populations compared to U.S. general population</w:t>
      </w:r>
      <w:r w:rsidR="00C856DA">
        <w:rPr>
          <w:bCs/>
          <w:szCs w:val="24"/>
        </w:rPr>
        <w:t>.</w:t>
      </w:r>
      <w:r w:rsidR="00C856DA">
        <w:rPr>
          <w:b/>
          <w:szCs w:val="24"/>
        </w:rPr>
        <w:t xml:space="preserve"> </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0"/>
        <w:gridCol w:w="1635"/>
        <w:gridCol w:w="1995"/>
        <w:gridCol w:w="3540"/>
      </w:tblGrid>
      <w:tr w:rsidR="00C856DA" w14:paraId="46ABDE79" w14:textId="77777777" w:rsidTr="004123E0">
        <w:trPr>
          <w:trHeight w:val="1095"/>
        </w:trPr>
        <w:tc>
          <w:tcPr>
            <w:tcW w:w="21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83FC76" w14:textId="77777777" w:rsidR="00C856DA" w:rsidRDefault="00C856DA" w:rsidP="004123E0">
            <w:pPr>
              <w:jc w:val="center"/>
              <w:rPr>
                <w:b/>
              </w:rPr>
            </w:pPr>
            <w:r>
              <w:rPr>
                <w:b/>
              </w:rPr>
              <w:t>Variable</w:t>
            </w:r>
          </w:p>
        </w:tc>
        <w:tc>
          <w:tcPr>
            <w:tcW w:w="1635" w:type="dxa"/>
            <w:tcBorders>
              <w:top w:val="single" w:sz="8" w:space="0" w:color="000000"/>
              <w:bottom w:val="single" w:sz="8" w:space="0" w:color="000000"/>
              <w:right w:val="single" w:sz="8" w:space="0" w:color="000000"/>
            </w:tcBorders>
            <w:tcMar>
              <w:top w:w="0" w:type="dxa"/>
              <w:left w:w="100" w:type="dxa"/>
              <w:bottom w:w="0" w:type="dxa"/>
              <w:right w:w="100" w:type="dxa"/>
            </w:tcMar>
          </w:tcPr>
          <w:p w14:paraId="3C78F277" w14:textId="77777777" w:rsidR="00C856DA" w:rsidRDefault="00C856DA" w:rsidP="004123E0">
            <w:pPr>
              <w:jc w:val="center"/>
              <w:rPr>
                <w:b/>
              </w:rPr>
            </w:pPr>
            <w:r>
              <w:rPr>
                <w:b/>
              </w:rPr>
              <w:t>State incarcerated population</w:t>
            </w:r>
          </w:p>
        </w:tc>
        <w:tc>
          <w:tcPr>
            <w:tcW w:w="1995" w:type="dxa"/>
            <w:tcBorders>
              <w:top w:val="single" w:sz="8" w:space="0" w:color="000000"/>
              <w:bottom w:val="single" w:sz="8" w:space="0" w:color="000000"/>
              <w:right w:val="single" w:sz="8" w:space="0" w:color="000000"/>
            </w:tcBorders>
            <w:tcMar>
              <w:top w:w="0" w:type="dxa"/>
              <w:left w:w="100" w:type="dxa"/>
              <w:bottom w:w="0" w:type="dxa"/>
              <w:right w:w="100" w:type="dxa"/>
            </w:tcMar>
          </w:tcPr>
          <w:p w14:paraId="06FA9088" w14:textId="77777777" w:rsidR="00C856DA" w:rsidRDefault="00C856DA" w:rsidP="004123E0">
            <w:pPr>
              <w:jc w:val="center"/>
              <w:rPr>
                <w:b/>
              </w:rPr>
            </w:pPr>
            <w:r>
              <w:rPr>
                <w:b/>
              </w:rPr>
              <w:t>U.S. general population (18+)</w:t>
            </w:r>
          </w:p>
        </w:tc>
        <w:tc>
          <w:tcPr>
            <w:tcW w:w="3540" w:type="dxa"/>
            <w:tcBorders>
              <w:top w:val="single" w:sz="8" w:space="0" w:color="000000"/>
              <w:bottom w:val="single" w:sz="8" w:space="0" w:color="000000"/>
              <w:right w:val="single" w:sz="8" w:space="0" w:color="000000"/>
            </w:tcBorders>
            <w:tcMar>
              <w:top w:w="0" w:type="dxa"/>
              <w:left w:w="100" w:type="dxa"/>
              <w:bottom w:w="0" w:type="dxa"/>
              <w:right w:w="100" w:type="dxa"/>
            </w:tcMar>
          </w:tcPr>
          <w:p w14:paraId="558767F4" w14:textId="77777777" w:rsidR="00C856DA" w:rsidRDefault="00C856DA" w:rsidP="004123E0">
            <w:pPr>
              <w:jc w:val="center"/>
              <w:rPr>
                <w:b/>
              </w:rPr>
            </w:pPr>
            <w:r>
              <w:rPr>
                <w:b/>
              </w:rPr>
              <w:t>Source</w:t>
            </w:r>
          </w:p>
        </w:tc>
      </w:tr>
      <w:tr w:rsidR="00C856DA" w14:paraId="648A8684"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4A8291D6" w14:textId="77777777" w:rsidR="00C856DA" w:rsidRDefault="00C856DA" w:rsidP="004123E0">
            <w:r>
              <w:t>Race</w:t>
            </w:r>
          </w:p>
        </w:tc>
        <w:tc>
          <w:tcPr>
            <w:tcW w:w="1635" w:type="dxa"/>
            <w:tcBorders>
              <w:bottom w:val="single" w:sz="8" w:space="0" w:color="000000"/>
              <w:right w:val="single" w:sz="8" w:space="0" w:color="000000"/>
            </w:tcBorders>
            <w:tcMar>
              <w:top w:w="0" w:type="dxa"/>
              <w:left w:w="100" w:type="dxa"/>
              <w:bottom w:w="0" w:type="dxa"/>
              <w:right w:w="100" w:type="dxa"/>
            </w:tcMar>
          </w:tcPr>
          <w:p w14:paraId="0E219C55" w14:textId="77777777" w:rsidR="00C856DA" w:rsidRDefault="00C856DA" w:rsidP="004123E0">
            <w:r>
              <w:t xml:space="preserve"> </w:t>
            </w:r>
          </w:p>
        </w:tc>
        <w:tc>
          <w:tcPr>
            <w:tcW w:w="1995" w:type="dxa"/>
            <w:tcBorders>
              <w:bottom w:val="single" w:sz="8" w:space="0" w:color="000000"/>
              <w:right w:val="single" w:sz="8" w:space="0" w:color="000000"/>
            </w:tcBorders>
            <w:tcMar>
              <w:top w:w="0" w:type="dxa"/>
              <w:left w:w="100" w:type="dxa"/>
              <w:bottom w:w="0" w:type="dxa"/>
              <w:right w:w="100" w:type="dxa"/>
            </w:tcMar>
          </w:tcPr>
          <w:p w14:paraId="3A771756" w14:textId="77777777" w:rsidR="00C856DA" w:rsidRDefault="00C856DA" w:rsidP="004123E0">
            <w:r>
              <w:t xml:space="preserve"> </w:t>
            </w:r>
          </w:p>
        </w:tc>
        <w:tc>
          <w:tcPr>
            <w:tcW w:w="3540" w:type="dxa"/>
            <w:vMerge w:val="restart"/>
            <w:tcBorders>
              <w:bottom w:val="single" w:sz="8" w:space="0" w:color="000000"/>
              <w:right w:val="single" w:sz="8" w:space="0" w:color="000000"/>
            </w:tcBorders>
            <w:tcMar>
              <w:top w:w="0" w:type="dxa"/>
              <w:left w:w="100" w:type="dxa"/>
              <w:bottom w:w="0" w:type="dxa"/>
              <w:right w:w="100" w:type="dxa"/>
            </w:tcMar>
          </w:tcPr>
          <w:p w14:paraId="05C70966" w14:textId="77777777" w:rsidR="00C856DA" w:rsidRDefault="00C856DA" w:rsidP="004123E0">
            <w:pPr>
              <w:rPr>
                <w:color w:val="1155CC"/>
                <w:u w:val="single"/>
              </w:rPr>
            </w:pPr>
            <w:r>
              <w:t xml:space="preserve">Beyond the count: A deep dive into state prison populations from the Prison Policy Initiative, 2022. </w:t>
            </w:r>
            <w:hyperlink r:id="rId11">
              <w:r>
                <w:rPr>
                  <w:color w:val="1155CC"/>
                  <w:u w:val="single"/>
                </w:rPr>
                <w:t>https://nicic.gov/weblink/beyond-count-deep-dive-state-prison-populations-2022</w:t>
              </w:r>
            </w:hyperlink>
          </w:p>
          <w:p w14:paraId="3FC048A6" w14:textId="77777777" w:rsidR="00C856DA" w:rsidRDefault="00C856DA" w:rsidP="004123E0">
            <w:r>
              <w:t xml:space="preserve"> </w:t>
            </w:r>
          </w:p>
          <w:p w14:paraId="4EAFE3CB" w14:textId="77777777" w:rsidR="00C856DA" w:rsidRDefault="00C856DA" w:rsidP="004123E0">
            <w:r>
              <w:t>-data are from Bureau of Justice Statistics’ 2016 Survey of Prison Inmates</w:t>
            </w:r>
          </w:p>
          <w:p w14:paraId="4CC2B445" w14:textId="77777777" w:rsidR="00C856DA" w:rsidRDefault="00C856DA" w:rsidP="004123E0">
            <w:r>
              <w:t>-data are not regularly collected; most recent year available</w:t>
            </w:r>
          </w:p>
        </w:tc>
      </w:tr>
      <w:tr w:rsidR="00C856DA" w14:paraId="080018C2"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315772C9" w14:textId="77777777" w:rsidR="00C856DA" w:rsidRDefault="00C856DA" w:rsidP="004123E0">
            <w:pPr>
              <w:jc w:val="right"/>
            </w:pPr>
            <w:r>
              <w:t>White</w:t>
            </w:r>
          </w:p>
        </w:tc>
        <w:tc>
          <w:tcPr>
            <w:tcW w:w="1635" w:type="dxa"/>
            <w:tcBorders>
              <w:bottom w:val="single" w:sz="8" w:space="0" w:color="000000"/>
              <w:right w:val="single" w:sz="8" w:space="0" w:color="000000"/>
            </w:tcBorders>
            <w:tcMar>
              <w:top w:w="0" w:type="dxa"/>
              <w:left w:w="100" w:type="dxa"/>
              <w:bottom w:w="0" w:type="dxa"/>
              <w:right w:w="100" w:type="dxa"/>
            </w:tcMar>
          </w:tcPr>
          <w:p w14:paraId="02DB5407" w14:textId="77777777" w:rsidR="00C856DA" w:rsidRDefault="00C856DA" w:rsidP="004123E0">
            <w:pPr>
              <w:jc w:val="center"/>
            </w:pPr>
            <w:r>
              <w:t>32%</w:t>
            </w:r>
          </w:p>
        </w:tc>
        <w:tc>
          <w:tcPr>
            <w:tcW w:w="1995" w:type="dxa"/>
            <w:tcBorders>
              <w:bottom w:val="single" w:sz="8" w:space="0" w:color="000000"/>
              <w:right w:val="single" w:sz="8" w:space="0" w:color="000000"/>
            </w:tcBorders>
            <w:tcMar>
              <w:top w:w="0" w:type="dxa"/>
              <w:left w:w="100" w:type="dxa"/>
              <w:bottom w:w="0" w:type="dxa"/>
              <w:right w:w="100" w:type="dxa"/>
            </w:tcMar>
          </w:tcPr>
          <w:p w14:paraId="33333D34" w14:textId="77777777" w:rsidR="00C856DA" w:rsidRDefault="00C856DA" w:rsidP="004123E0">
            <w:pPr>
              <w:jc w:val="center"/>
            </w:pPr>
            <w:r>
              <w:t>62%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FBFB142" w14:textId="77777777" w:rsidR="00C856DA" w:rsidRDefault="00C856DA" w:rsidP="004123E0"/>
        </w:tc>
      </w:tr>
      <w:tr w:rsidR="00C856DA" w14:paraId="52B21117"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C26D8C" w14:textId="77777777" w:rsidR="00C856DA" w:rsidRDefault="00C856DA" w:rsidP="004123E0">
            <w:pPr>
              <w:jc w:val="right"/>
            </w:pPr>
            <w:r>
              <w:t>Black</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6BF147A2" w14:textId="77777777" w:rsidR="00C856DA" w:rsidRDefault="00C856DA" w:rsidP="004123E0">
            <w:pPr>
              <w:jc w:val="center"/>
            </w:pPr>
            <w:r>
              <w:t>34%</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255FF66" w14:textId="77777777" w:rsidR="00C856DA" w:rsidRDefault="00C856DA" w:rsidP="004123E0">
            <w:pPr>
              <w:jc w:val="center"/>
            </w:pPr>
            <w:r>
              <w:t>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33B4F5" w14:textId="77777777" w:rsidR="00C856DA" w:rsidRDefault="00C856DA" w:rsidP="004123E0"/>
        </w:tc>
      </w:tr>
      <w:tr w:rsidR="00C856DA" w14:paraId="7D55A892"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468363" w14:textId="77777777" w:rsidR="00C856DA" w:rsidRDefault="00C856DA" w:rsidP="004123E0">
            <w:pPr>
              <w:jc w:val="right"/>
            </w:pPr>
            <w:r>
              <w:t>Hispanic</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702B333F" w14:textId="77777777" w:rsidR="00C856DA" w:rsidRDefault="00C856DA" w:rsidP="004123E0">
            <w:pPr>
              <w:jc w:val="center"/>
            </w:pPr>
            <w:r>
              <w:t>21%</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459E043" w14:textId="77777777" w:rsidR="00C856DA" w:rsidRDefault="00C856DA" w:rsidP="004123E0">
            <w:pPr>
              <w:jc w:val="center"/>
            </w:pPr>
            <w:r>
              <w:t>17%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FD453A" w14:textId="77777777" w:rsidR="00C856DA" w:rsidRDefault="00C856DA" w:rsidP="004123E0"/>
        </w:tc>
      </w:tr>
      <w:tr w:rsidR="00C856DA" w14:paraId="3448E31B"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30D576" w14:textId="77777777" w:rsidR="00C856DA" w:rsidRDefault="00C856DA" w:rsidP="004123E0">
            <w:r>
              <w:t>Sex</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E79E36A" w14:textId="77777777" w:rsidR="00C856DA" w:rsidRDefault="00C856DA" w:rsidP="004123E0">
            <w:pPr>
              <w:jc w:val="center"/>
            </w:pPr>
            <w:r>
              <w:t xml:space="preserve"> </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516214A" w14:textId="77777777" w:rsidR="00C856DA" w:rsidRDefault="00C856DA" w:rsidP="004123E0">
            <w:pPr>
              <w:jc w:val="center"/>
            </w:pPr>
            <w:r>
              <w:t xml:space="preserve"> </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07EE2B" w14:textId="77777777" w:rsidR="00C856DA" w:rsidRDefault="00C856DA" w:rsidP="004123E0"/>
        </w:tc>
      </w:tr>
      <w:tr w:rsidR="00C856DA" w14:paraId="2259103E"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3D4378" w14:textId="77777777" w:rsidR="00C856DA" w:rsidRDefault="00C856DA" w:rsidP="004123E0">
            <w:pPr>
              <w:jc w:val="right"/>
            </w:pPr>
            <w:r>
              <w:t>Men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2852496F" w14:textId="77777777" w:rsidR="00C856DA" w:rsidRDefault="00C856DA" w:rsidP="004123E0">
            <w:pPr>
              <w:jc w:val="center"/>
            </w:pPr>
            <w:r>
              <w:t>93%</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7D7DDF2" w14:textId="77777777" w:rsidR="00C856DA" w:rsidRDefault="00C856DA" w:rsidP="004123E0">
            <w:pPr>
              <w:jc w:val="center"/>
            </w:pPr>
            <w:r>
              <w:t>49%</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6A76B7" w14:textId="77777777" w:rsidR="00C856DA" w:rsidRDefault="00C856DA" w:rsidP="004123E0"/>
        </w:tc>
      </w:tr>
      <w:tr w:rsidR="00C856DA" w14:paraId="573CC211"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D0D21F" w14:textId="77777777" w:rsidR="00C856DA" w:rsidRDefault="00C856DA" w:rsidP="004123E0">
            <w:pPr>
              <w:jc w:val="right"/>
            </w:pPr>
            <w:r>
              <w:t xml:space="preserve">Women </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F19C08F" w14:textId="77777777" w:rsidR="00C856DA" w:rsidRDefault="00C856DA" w:rsidP="004123E0">
            <w:pPr>
              <w:jc w:val="center"/>
            </w:pPr>
            <w:r>
              <w:t>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9FD0ADB" w14:textId="77777777" w:rsidR="00C856DA" w:rsidRDefault="00C856DA" w:rsidP="004123E0">
            <w:pPr>
              <w:jc w:val="center"/>
            </w:pPr>
            <w:r>
              <w:t>51%</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B967CC0" w14:textId="77777777" w:rsidR="00C856DA" w:rsidRDefault="00C856DA" w:rsidP="004123E0"/>
        </w:tc>
      </w:tr>
      <w:tr w:rsidR="00C856DA" w14:paraId="7A54EB4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EDEACE" w14:textId="77777777" w:rsidR="00C856DA" w:rsidRDefault="00C856DA" w:rsidP="004123E0">
            <w:r>
              <w:t xml:space="preserve">Unemployment rate </w:t>
            </w:r>
          </w:p>
          <w:p w14:paraId="5255B880"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D93F445" w14:textId="77777777" w:rsidR="00C856DA" w:rsidRDefault="00C856DA" w:rsidP="004123E0">
            <w:pPr>
              <w:jc w:val="center"/>
            </w:pPr>
            <w:r>
              <w:t>14.8%</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00ED8E0" w14:textId="77777777" w:rsidR="00C856DA" w:rsidRDefault="00C856DA" w:rsidP="004123E0">
            <w:pPr>
              <w:jc w:val="center"/>
            </w:pPr>
            <w:r>
              <w:t>4.7%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4A2F31A" w14:textId="77777777" w:rsidR="00C856DA" w:rsidRDefault="00C856DA" w:rsidP="004123E0"/>
        </w:tc>
      </w:tr>
      <w:tr w:rsidR="00C856DA" w14:paraId="0DFABDC6"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D41EC0" w14:textId="77777777" w:rsidR="00C856DA" w:rsidRDefault="00C856DA" w:rsidP="004123E0">
            <w:r>
              <w:t xml:space="preserve">Percent homeless </w:t>
            </w:r>
          </w:p>
          <w:p w14:paraId="32AC788D"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D999A08" w14:textId="77777777" w:rsidR="00C856DA" w:rsidRDefault="00C856DA" w:rsidP="004123E0">
            <w:pPr>
              <w:jc w:val="center"/>
            </w:pPr>
            <w:r>
              <w:t>4.9%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8B6F275" w14:textId="77777777" w:rsidR="00C856DA" w:rsidRDefault="00C856DA" w:rsidP="004123E0">
            <w:pPr>
              <w:jc w:val="center"/>
            </w:pPr>
            <w:r>
              <w:t>0.2%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804C45" w14:textId="77777777" w:rsidR="00C856DA" w:rsidRDefault="00C856DA" w:rsidP="004123E0"/>
        </w:tc>
      </w:tr>
      <w:tr w:rsidR="00C856DA" w14:paraId="466021F8"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74F0C13" w14:textId="77777777" w:rsidR="00C856DA" w:rsidRDefault="00C856DA" w:rsidP="004123E0">
            <w:r>
              <w:t>Percent with less than high school education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E8F291D" w14:textId="77777777" w:rsidR="00C856DA" w:rsidRDefault="00C856DA" w:rsidP="004123E0">
            <w:pPr>
              <w:jc w:val="center"/>
            </w:pPr>
            <w:r>
              <w:t>White: 52%</w:t>
            </w:r>
          </w:p>
          <w:p w14:paraId="3529332C" w14:textId="77777777" w:rsidR="00C856DA" w:rsidRDefault="00C856DA" w:rsidP="004123E0">
            <w:pPr>
              <w:jc w:val="center"/>
            </w:pPr>
            <w:r>
              <w:t>Black: 68%</w:t>
            </w:r>
          </w:p>
          <w:p w14:paraId="089CFF92" w14:textId="77777777" w:rsidR="00C856DA" w:rsidRDefault="00C856DA" w:rsidP="004123E0">
            <w:pPr>
              <w:jc w:val="center"/>
            </w:pPr>
            <w:r>
              <w:t>Hispanic: 69%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0A053CB0" w14:textId="77777777" w:rsidR="00C856DA" w:rsidRDefault="00C856DA" w:rsidP="004123E0">
            <w:pPr>
              <w:jc w:val="center"/>
            </w:pPr>
            <w:r>
              <w:t>Overall: 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5F5EBB5" w14:textId="77777777" w:rsidR="00C856DA" w:rsidRDefault="00C856DA" w:rsidP="004123E0"/>
        </w:tc>
      </w:tr>
      <w:tr w:rsidR="00C856DA" w14:paraId="3F8AECE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1040F2B" w14:textId="77777777" w:rsidR="00C856DA" w:rsidRDefault="00C856DA" w:rsidP="004123E0">
            <w:r>
              <w:t>Percent with annual income of</w:t>
            </w:r>
          </w:p>
          <w:p w14:paraId="43C6C9ED" w14:textId="77777777" w:rsidR="00C856DA" w:rsidRDefault="00C856DA" w:rsidP="004123E0">
            <w:r>
              <w:t xml:space="preserve"> &lt; $22,500 (pre-incarceration)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C3D52C1" w14:textId="77777777" w:rsidR="00C856DA" w:rsidRDefault="00C856DA" w:rsidP="004123E0">
            <w:pPr>
              <w:jc w:val="center"/>
            </w:pPr>
            <w:r>
              <w:t>57%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179C7ECC" w14:textId="77777777" w:rsidR="00C856DA" w:rsidRDefault="00C856DA" w:rsidP="004123E0">
            <w:pPr>
              <w:jc w:val="center"/>
            </w:pPr>
            <w:r>
              <w:t>23%</w:t>
            </w:r>
          </w:p>
        </w:tc>
        <w:tc>
          <w:tcPr>
            <w:tcW w:w="3540" w:type="dxa"/>
            <w:tcBorders>
              <w:bottom w:val="single" w:sz="8" w:space="0" w:color="000000"/>
              <w:right w:val="single" w:sz="8" w:space="0" w:color="000000"/>
            </w:tcBorders>
            <w:shd w:val="clear" w:color="auto" w:fill="auto"/>
            <w:tcMar>
              <w:top w:w="0" w:type="dxa"/>
              <w:left w:w="100" w:type="dxa"/>
              <w:bottom w:w="0" w:type="dxa"/>
              <w:right w:w="100" w:type="dxa"/>
            </w:tcMar>
          </w:tcPr>
          <w:p w14:paraId="69B912ED" w14:textId="77777777" w:rsidR="00C856DA" w:rsidRDefault="00C856DA" w:rsidP="004123E0">
            <w:pPr>
              <w:jc w:val="center"/>
            </w:pPr>
            <w:r>
              <w:t>Prisons of poverty: Uncovering the pre-incarceration incomes of the imprisoned, 2015</w:t>
            </w:r>
          </w:p>
          <w:p w14:paraId="7C17FE7D" w14:textId="77777777" w:rsidR="00C856DA" w:rsidRDefault="00000000" w:rsidP="004123E0">
            <w:pPr>
              <w:jc w:val="center"/>
              <w:rPr>
                <w:color w:val="1155CC"/>
                <w:u w:val="single"/>
              </w:rPr>
            </w:pPr>
            <w:hyperlink r:id="rId12">
              <w:r w:rsidR="00C856DA">
                <w:rPr>
                  <w:color w:val="1155CC"/>
                  <w:u w:val="single"/>
                </w:rPr>
                <w:t>https://www.prisonpolicy.org/reports/income.html</w:t>
              </w:r>
            </w:hyperlink>
          </w:p>
        </w:tc>
      </w:tr>
    </w:tbl>
    <w:p w14:paraId="4FB0597A" w14:textId="574A873E" w:rsidR="00142D95" w:rsidRDefault="00C856DA" w:rsidP="00C856DA">
      <w:pPr>
        <w:rPr>
          <w:szCs w:val="24"/>
        </w:rPr>
      </w:pPr>
      <w:r>
        <w:rPr>
          <w:szCs w:val="24"/>
        </w:rPr>
        <w:t xml:space="preserve">Note: </w:t>
      </w:r>
      <w:proofErr w:type="gramStart"/>
      <w:r>
        <w:rPr>
          <w:szCs w:val="24"/>
        </w:rPr>
        <w:t>the</w:t>
      </w:r>
      <w:proofErr w:type="gramEnd"/>
      <w:r>
        <w:rPr>
          <w:szCs w:val="24"/>
        </w:rPr>
        <w:t xml:space="preserve"> Prison Policy Initiative Reports are all based on Bureau of Justice Statistics </w:t>
      </w:r>
    </w:p>
    <w:p w14:paraId="613331D5" w14:textId="77777777" w:rsidR="00142D95" w:rsidRDefault="00142D95">
      <w:pPr>
        <w:rPr>
          <w:szCs w:val="24"/>
        </w:rPr>
      </w:pPr>
      <w:r>
        <w:rPr>
          <w:szCs w:val="24"/>
        </w:rPr>
        <w:br w:type="page"/>
      </w:r>
    </w:p>
    <w:p w14:paraId="040BB031" w14:textId="0CC92385" w:rsidR="00142D95" w:rsidRDefault="00142D95" w:rsidP="0033140B">
      <w:pPr>
        <w:jc w:val="both"/>
        <w:rPr>
          <w:b/>
          <w:szCs w:val="24"/>
        </w:rPr>
      </w:pPr>
      <w:r>
        <w:rPr>
          <w:b/>
          <w:szCs w:val="24"/>
        </w:rPr>
        <w:lastRenderedPageBreak/>
        <w:t xml:space="preserve">Supplementary Table 2. </w:t>
      </w:r>
      <w:r w:rsidRPr="00AA1546">
        <w:rPr>
          <w:bCs/>
          <w:szCs w:val="24"/>
        </w:rPr>
        <w:t>Race of incarcerated population compared to state population for CA, TX, AZ</w:t>
      </w:r>
      <w:ins w:id="0" w:author="Parks, Robbie M" w:date="2023-12-19T08:30:00Z">
        <w:r w:rsidR="00F32BC2">
          <w:rPr>
            <w:bCs/>
            <w:szCs w:val="24"/>
          </w:rPr>
          <w:t>.</w:t>
        </w:r>
      </w:ins>
      <w:r>
        <w:rPr>
          <w:b/>
          <w:szCs w:val="24"/>
        </w:rPr>
        <w:t xml:space="preserve"> </w:t>
      </w:r>
    </w:p>
    <w:tbl>
      <w:tblPr>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1800"/>
        <w:gridCol w:w="1845"/>
        <w:gridCol w:w="3015"/>
        <w:gridCol w:w="855"/>
      </w:tblGrid>
      <w:tr w:rsidR="00142D95" w14:paraId="5F460D7F" w14:textId="77777777" w:rsidTr="004123E0">
        <w:trPr>
          <w:trHeight w:val="825"/>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730C49" w14:textId="77777777" w:rsidR="00142D95" w:rsidRDefault="00142D95" w:rsidP="004123E0">
            <w:pPr>
              <w:jc w:val="center"/>
              <w:rPr>
                <w:b/>
              </w:rPr>
            </w:pPr>
            <w:r>
              <w:rPr>
                <w:b/>
              </w:rPr>
              <w:t>State</w:t>
            </w:r>
          </w:p>
        </w:tc>
        <w:tc>
          <w:tcPr>
            <w:tcW w:w="1800"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AB271D" w14:textId="77777777" w:rsidR="00142D95" w:rsidRDefault="00142D95" w:rsidP="004123E0">
            <w:pPr>
              <w:jc w:val="center"/>
              <w:rPr>
                <w:b/>
              </w:rPr>
            </w:pPr>
            <w:r>
              <w:rPr>
                <w:b/>
              </w:rPr>
              <w:t>State incarcerated population</w:t>
            </w:r>
          </w:p>
        </w:tc>
        <w:tc>
          <w:tcPr>
            <w:tcW w:w="184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00827CD" w14:textId="77777777" w:rsidR="00142D95" w:rsidRDefault="00142D95" w:rsidP="004123E0">
            <w:pPr>
              <w:jc w:val="center"/>
              <w:rPr>
                <w:b/>
              </w:rPr>
            </w:pPr>
            <w:r>
              <w:rPr>
                <w:b/>
              </w:rPr>
              <w:t xml:space="preserve">State general population </w:t>
            </w:r>
          </w:p>
        </w:tc>
        <w:tc>
          <w:tcPr>
            <w:tcW w:w="301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3EBBA05" w14:textId="77777777" w:rsidR="00142D95" w:rsidRDefault="00142D95" w:rsidP="004123E0">
            <w:pPr>
              <w:jc w:val="center"/>
              <w:rPr>
                <w:b/>
              </w:rPr>
            </w:pPr>
            <w:r>
              <w:rPr>
                <w:b/>
              </w:rPr>
              <w:t>Source</w:t>
            </w:r>
          </w:p>
        </w:tc>
        <w:tc>
          <w:tcPr>
            <w:tcW w:w="85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54BFD6C" w14:textId="77777777" w:rsidR="00142D95" w:rsidRDefault="00142D95" w:rsidP="004123E0">
            <w:pPr>
              <w:jc w:val="center"/>
              <w:rPr>
                <w:b/>
              </w:rPr>
            </w:pPr>
            <w:r>
              <w:rPr>
                <w:b/>
              </w:rPr>
              <w:t>Year</w:t>
            </w:r>
          </w:p>
        </w:tc>
      </w:tr>
      <w:tr w:rsidR="00142D95" w14:paraId="139089B7"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D80A53E" w14:textId="77777777" w:rsidR="00142D95" w:rsidRDefault="00142D95" w:rsidP="004123E0">
            <w:pPr>
              <w:rPr>
                <w:b/>
              </w:rPr>
            </w:pPr>
            <w:r>
              <w:rPr>
                <w:b/>
              </w:rPr>
              <w:t>California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008C6" w14:textId="77777777" w:rsidR="00142D95" w:rsidRDefault="00142D95" w:rsidP="004123E0">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86D782E" w14:textId="77777777" w:rsidR="00142D95" w:rsidRDefault="00142D95" w:rsidP="004123E0">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A87E44" w14:textId="77777777" w:rsidR="00142D95" w:rsidRDefault="00142D95" w:rsidP="004123E0">
            <w:pPr>
              <w:rPr>
                <w:color w:val="1155CC"/>
                <w:u w:val="single"/>
              </w:rPr>
            </w:pPr>
            <w:r>
              <w:t xml:space="preserve">California’s Prison Population Fact Sheet from Public Policy Institute of California, 2017 </w:t>
            </w:r>
            <w:hyperlink r:id="rId13">
              <w:r>
                <w:rPr>
                  <w:color w:val="1155CC"/>
                  <w:u w:val="single"/>
                </w:rPr>
                <w:t>https://www.ppic.org/publication/californias-prison-population/</w:t>
              </w:r>
            </w:hyperlink>
          </w:p>
          <w:p w14:paraId="4D00AC6D" w14:textId="77777777" w:rsidR="00142D95" w:rsidRDefault="00142D95" w:rsidP="004123E0">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2DE3B481" w14:textId="77777777" w:rsidR="00142D95" w:rsidRDefault="00142D95" w:rsidP="004123E0">
            <w:r>
              <w:t>2017</w:t>
            </w:r>
          </w:p>
        </w:tc>
      </w:tr>
      <w:tr w:rsidR="00142D95" w14:paraId="01F0692A"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FFE495" w14:textId="77777777" w:rsidR="00142D95" w:rsidRDefault="00142D95" w:rsidP="004123E0">
            <w:pPr>
              <w:jc w:val="right"/>
            </w:pPr>
            <w:r>
              <w:t>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5F0FD53" w14:textId="77777777" w:rsidR="00142D95" w:rsidRDefault="00142D95" w:rsidP="004123E0">
            <w:pPr>
              <w:jc w:val="center"/>
            </w:pPr>
            <w:r>
              <w:t>28.5%</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93320C8" w14:textId="77777777" w:rsidR="00142D95" w:rsidRDefault="00142D95" w:rsidP="004123E0">
            <w:pPr>
              <w:jc w:val="center"/>
            </w:pPr>
            <w:r>
              <w:t>5.6%</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97D8B5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5898F3" w14:textId="77777777" w:rsidR="00142D95" w:rsidRDefault="00142D95" w:rsidP="004123E0"/>
        </w:tc>
      </w:tr>
      <w:tr w:rsidR="00142D95" w14:paraId="72737E2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FF1D49" w14:textId="77777777" w:rsidR="00142D95" w:rsidRDefault="00142D95" w:rsidP="004123E0">
            <w:pPr>
              <w:jc w:val="right"/>
            </w:pPr>
            <w:r>
              <w:t>Black women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C138018" w14:textId="77777777" w:rsidR="00142D95" w:rsidRDefault="00142D95" w:rsidP="004123E0">
            <w:pPr>
              <w:jc w:val="center"/>
            </w:pPr>
            <w:r>
              <w:t>25.9%</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325EBD1" w14:textId="77777777" w:rsidR="00142D95" w:rsidRDefault="00142D95" w:rsidP="004123E0">
            <w:pPr>
              <w:jc w:val="center"/>
            </w:pPr>
            <w:r>
              <w:t>5.7%</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D47542"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1A357FF" w14:textId="77777777" w:rsidR="00142D95" w:rsidRDefault="00142D95" w:rsidP="004123E0"/>
        </w:tc>
      </w:tr>
      <w:tr w:rsidR="00142D95" w14:paraId="38EA812C"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3BB273C" w14:textId="77777777" w:rsidR="00142D95" w:rsidRDefault="00142D95" w:rsidP="004123E0">
            <w:pPr>
              <w:jc w:val="right"/>
            </w:pPr>
            <w:r>
              <w:t>Incarceration rate for 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DDD0D46" w14:textId="77777777" w:rsidR="00142D95" w:rsidRDefault="00142D95" w:rsidP="004123E0">
            <w:pPr>
              <w:jc w:val="center"/>
            </w:pPr>
            <w:r>
              <w:t>4,236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4532686"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4F9B253"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A3B1D94" w14:textId="77777777" w:rsidR="00142D95" w:rsidRDefault="00142D95" w:rsidP="004123E0"/>
        </w:tc>
      </w:tr>
      <w:tr w:rsidR="00142D95" w14:paraId="6A0D8538"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6A36A0" w14:textId="77777777" w:rsidR="00142D95" w:rsidRDefault="00142D95" w:rsidP="004123E0">
            <w:pPr>
              <w:jc w:val="right"/>
            </w:pPr>
            <w:r>
              <w:t>Incarceration rate for white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BE5018" w14:textId="77777777" w:rsidR="00142D95" w:rsidRDefault="00142D95" w:rsidP="004123E0">
            <w:pPr>
              <w:jc w:val="center"/>
            </w:pPr>
            <w:r>
              <w:t>422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0139CDD"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756C3B"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2C5D1C7" w14:textId="77777777" w:rsidR="00142D95" w:rsidRDefault="00142D95" w:rsidP="004123E0"/>
        </w:tc>
      </w:tr>
      <w:tr w:rsidR="00142D95" w14:paraId="1A7D8158"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BC996A" w14:textId="77777777" w:rsidR="00142D95" w:rsidRDefault="00142D95" w:rsidP="004123E0">
            <w:pPr>
              <w:rPr>
                <w:b/>
              </w:rPr>
            </w:pPr>
            <w:r>
              <w:rPr>
                <w:b/>
              </w:rPr>
              <w:t>Texas</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5562E22"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63491CA"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49C9B824" w14:textId="77777777" w:rsidR="00142D95" w:rsidRDefault="00142D95" w:rsidP="004123E0">
            <w:r>
              <w:t>Texas state profile from Prison Policy Initiative, 2023</w:t>
            </w:r>
          </w:p>
          <w:p w14:paraId="5AAA1B09" w14:textId="77777777" w:rsidR="00142D95" w:rsidRDefault="00000000" w:rsidP="004123E0">
            <w:pPr>
              <w:rPr>
                <w:color w:val="1155CC"/>
                <w:u w:val="single"/>
              </w:rPr>
            </w:pPr>
            <w:hyperlink r:id="rId14">
              <w:r w:rsidR="00142D95">
                <w:rPr>
                  <w:color w:val="1155CC"/>
                  <w:u w:val="single"/>
                </w:rPr>
                <w:t>https://www.prisonpolicy.org/profiles/TX.html</w:t>
              </w:r>
            </w:hyperlink>
          </w:p>
          <w:p w14:paraId="4ADC1FEE"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79C1CA5E" w14:textId="77777777" w:rsidR="00142D95" w:rsidRDefault="00142D95" w:rsidP="004123E0">
            <w:pPr>
              <w:jc w:val="center"/>
            </w:pPr>
            <w:r>
              <w:t>2021</w:t>
            </w:r>
          </w:p>
        </w:tc>
      </w:tr>
      <w:tr w:rsidR="00142D95" w14:paraId="7031B6C6"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D7D6EC"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025D004B" w14:textId="77777777" w:rsidR="00142D95" w:rsidRDefault="00142D95" w:rsidP="004123E0">
            <w:pPr>
              <w:jc w:val="center"/>
            </w:pPr>
            <w:r>
              <w:t>33% prisons, 28%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44E0E795" w14:textId="77777777" w:rsidR="00142D95" w:rsidRDefault="00142D95" w:rsidP="004123E0">
            <w:pPr>
              <w:jc w:val="center"/>
            </w:pPr>
            <w:r>
              <w:t>12%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3210AA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5A2C379" w14:textId="77777777" w:rsidR="00142D95" w:rsidRDefault="00142D95" w:rsidP="004123E0"/>
        </w:tc>
      </w:tr>
      <w:tr w:rsidR="00142D95" w14:paraId="38E4B80C"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E3DB527"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5B704F" w14:textId="77777777" w:rsidR="00142D95" w:rsidRDefault="00142D95" w:rsidP="004123E0">
            <w:pPr>
              <w:jc w:val="center"/>
            </w:pPr>
            <w:r>
              <w:t>34% prisons, 40%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EF06A0E" w14:textId="77777777" w:rsidR="00142D95" w:rsidRDefault="00142D95" w:rsidP="004123E0">
            <w:pPr>
              <w:jc w:val="center"/>
            </w:pPr>
            <w:r>
              <w:t>41%</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216F6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5BAC358" w14:textId="77777777" w:rsidR="00142D95" w:rsidRDefault="00142D95" w:rsidP="004123E0"/>
        </w:tc>
      </w:tr>
      <w:tr w:rsidR="00142D95" w14:paraId="6447D86F"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757D3A"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1DDE1" w14:textId="77777777" w:rsidR="00142D95" w:rsidRDefault="00142D95" w:rsidP="004123E0">
            <w:pPr>
              <w:jc w:val="center"/>
            </w:pPr>
            <w:r>
              <w:t>33% prisons, 31%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EB9E957" w14:textId="77777777" w:rsidR="00142D95" w:rsidRDefault="00142D95" w:rsidP="004123E0">
            <w:pPr>
              <w:jc w:val="center"/>
            </w:pPr>
            <w:r>
              <w:t>40%</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3977F5"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BBEB8A" w14:textId="77777777" w:rsidR="00142D95" w:rsidRDefault="00142D95" w:rsidP="004123E0"/>
        </w:tc>
      </w:tr>
      <w:tr w:rsidR="00142D95" w14:paraId="3FBBEBC0"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3470938" w14:textId="77777777" w:rsidR="00142D95" w:rsidRDefault="00142D95" w:rsidP="004123E0">
            <w:pPr>
              <w:rPr>
                <w:b/>
              </w:rPr>
            </w:pPr>
            <w:r>
              <w:rPr>
                <w:b/>
              </w:rPr>
              <w:t>Arizona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7397C97"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36D7F21"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B2D967" w14:textId="77777777" w:rsidR="00142D95" w:rsidRDefault="00142D95" w:rsidP="004123E0">
            <w:pPr>
              <w:rPr>
                <w:color w:val="1155CC"/>
                <w:u w:val="single"/>
              </w:rPr>
            </w:pPr>
            <w:r>
              <w:t xml:space="preserve">Incarceration trends in Arizona from Prison Policy Initiative, 2023 </w:t>
            </w:r>
            <w:hyperlink r:id="rId15">
              <w:r>
                <w:rPr>
                  <w:color w:val="1155CC"/>
                  <w:u w:val="single"/>
                </w:rPr>
                <w:t>https://www.prisonpolicy.org/profiles/AZ.html</w:t>
              </w:r>
            </w:hyperlink>
          </w:p>
          <w:p w14:paraId="5A4AF1AC"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0826489A" w14:textId="77777777" w:rsidR="00142D95" w:rsidRDefault="00142D95" w:rsidP="004123E0">
            <w:pPr>
              <w:jc w:val="center"/>
            </w:pPr>
            <w:r>
              <w:t>2021</w:t>
            </w:r>
          </w:p>
        </w:tc>
      </w:tr>
      <w:tr w:rsidR="00142D95" w14:paraId="7BD86239"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4FFA3F"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2400007" w14:textId="77777777" w:rsidR="00142D95" w:rsidRDefault="00142D95" w:rsidP="004123E0">
            <w:pPr>
              <w:jc w:val="center"/>
            </w:pPr>
            <w:r>
              <w:t>15% prisons, 16%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C4DEEC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4CE00C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011D93" w14:textId="77777777" w:rsidR="00142D95" w:rsidRDefault="00142D95" w:rsidP="004123E0"/>
        </w:tc>
      </w:tr>
      <w:tr w:rsidR="00142D95" w14:paraId="49752F0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3D0C09"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C037B54" w14:textId="77777777" w:rsidR="00142D95" w:rsidRDefault="00142D95" w:rsidP="004123E0">
            <w:pPr>
              <w:jc w:val="center"/>
            </w:pPr>
            <w:r>
              <w:t>38% prisons, 55%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6C9F18FC" w14:textId="77777777" w:rsidR="00142D95" w:rsidRDefault="00142D95" w:rsidP="004123E0">
            <w:pPr>
              <w:jc w:val="center"/>
            </w:pPr>
            <w:r>
              <w:t>53%</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8E62B9"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76E31B2" w14:textId="77777777" w:rsidR="00142D95" w:rsidRDefault="00142D95" w:rsidP="004123E0"/>
        </w:tc>
      </w:tr>
      <w:tr w:rsidR="00142D95" w14:paraId="35AC74B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996C85"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2BE4E968" w14:textId="77777777" w:rsidR="00142D95" w:rsidRDefault="00142D95" w:rsidP="004123E0">
            <w:pPr>
              <w:jc w:val="center"/>
            </w:pPr>
            <w:r>
              <w:t>39% prisons, 20%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7DB1260" w14:textId="77777777" w:rsidR="00142D95" w:rsidRDefault="00142D95" w:rsidP="004123E0">
            <w:pPr>
              <w:jc w:val="center"/>
            </w:pPr>
            <w:r>
              <w:t>32%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A5CAD4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71B7FE" w14:textId="77777777" w:rsidR="00142D95" w:rsidRDefault="00142D95" w:rsidP="004123E0"/>
        </w:tc>
      </w:tr>
      <w:tr w:rsidR="00142D95" w14:paraId="20C0781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05C04F" w14:textId="77777777" w:rsidR="00142D95" w:rsidRDefault="00142D95" w:rsidP="004123E0">
            <w:pPr>
              <w:jc w:val="right"/>
            </w:pPr>
            <w:r>
              <w:t xml:space="preserve">NA/AN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5BAF62E6" w14:textId="77777777" w:rsidR="00142D95" w:rsidRDefault="00142D95" w:rsidP="004123E0">
            <w:pPr>
              <w:jc w:val="center"/>
            </w:pPr>
            <w:r>
              <w:t>6% prisons, 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272075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90832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2033978" w14:textId="77777777" w:rsidR="00142D95" w:rsidRDefault="00142D95" w:rsidP="004123E0"/>
        </w:tc>
      </w:tr>
    </w:tbl>
    <w:p w14:paraId="33838322" w14:textId="77777777" w:rsidR="00C856DA" w:rsidRDefault="00C856DA" w:rsidP="00C856DA">
      <w:pPr>
        <w:rPr>
          <w:szCs w:val="24"/>
        </w:rPr>
      </w:pPr>
    </w:p>
    <w:p w14:paraId="1612859F" w14:textId="225C4897" w:rsidR="00E5282B" w:rsidRDefault="00E5282B">
      <w:pPr>
        <w:rPr>
          <w:b/>
        </w:rPr>
      </w:pPr>
      <w:r>
        <w:rPr>
          <w:b/>
        </w:rPr>
        <w:br w:type="page"/>
      </w:r>
    </w:p>
    <w:p w14:paraId="49597E47" w14:textId="77777777" w:rsidR="00D67895" w:rsidRDefault="00D67895">
      <w:pPr>
        <w:widowControl w:val="0"/>
        <w:jc w:val="both"/>
        <w:rPr>
          <w:b/>
        </w:rPr>
        <w:sectPr w:rsidR="00D67895" w:rsidSect="0026311E">
          <w:headerReference w:type="default" r:id="rId16"/>
          <w:footerReference w:type="even" r:id="rId17"/>
          <w:footerReference w:type="default" r:id="rId18"/>
          <w:pgSz w:w="11906" w:h="16838"/>
          <w:pgMar w:top="1440" w:right="1440" w:bottom="1440" w:left="1440" w:header="708" w:footer="708" w:gutter="0"/>
          <w:pgNumType w:start="1"/>
          <w:cols w:space="720"/>
        </w:sectPr>
      </w:pPr>
    </w:p>
    <w:p w14:paraId="699D2931" w14:textId="77777777" w:rsidR="0016264F" w:rsidRPr="008972F4" w:rsidRDefault="0016264F" w:rsidP="00724018">
      <w:pPr>
        <w:widowControl w:val="0"/>
        <w:jc w:val="center"/>
      </w:pPr>
      <w:r>
        <w:rPr>
          <w:noProof/>
        </w:rPr>
        <w:lastRenderedPageBreak/>
        <w:drawing>
          <wp:inline distT="0" distB="0" distL="0" distR="0" wp14:anchorId="0067A9D5" wp14:editId="6D317F12">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9">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4D4237E8" w14:textId="4C59580A" w:rsidR="0016264F" w:rsidRPr="000D1F08" w:rsidRDefault="000A3E83" w:rsidP="0016264F">
      <w:pPr>
        <w:widowControl w:val="0"/>
        <w:jc w:val="both"/>
      </w:pPr>
      <w:r>
        <w:rPr>
          <w:b/>
          <w:bCs/>
        </w:rPr>
        <w:t>Supplementary Figure 1</w:t>
      </w:r>
      <w:r w:rsidR="0016264F">
        <w:rPr>
          <w:b/>
          <w:bCs/>
        </w:rPr>
        <w:t xml:space="preserve">. </w:t>
      </w:r>
      <w:r w:rsidR="0016264F">
        <w:t xml:space="preserve">Monthly correlation of daily </w:t>
      </w:r>
      <w:proofErr w:type="spellStart"/>
      <w:r w:rsidR="0016264F">
        <w:t>T</w:t>
      </w:r>
      <w:r w:rsidR="0016264F" w:rsidRPr="00342974">
        <w:rPr>
          <w:vertAlign w:val="subscript"/>
        </w:rPr>
        <w:t>max</w:t>
      </w:r>
      <w:proofErr w:type="spellEnd"/>
      <w:r w:rsidR="0016264F">
        <w:t xml:space="preserve">, </w:t>
      </w:r>
      <w:proofErr w:type="spellStart"/>
      <w:r w:rsidR="0016264F">
        <w:t>RH</w:t>
      </w:r>
      <w:r w:rsidR="0016264F" w:rsidRPr="00342974">
        <w:rPr>
          <w:vertAlign w:val="subscript"/>
        </w:rPr>
        <w:t>min</w:t>
      </w:r>
      <w:proofErr w:type="spellEnd"/>
      <w:r w:rsidR="0016264F">
        <w:t xml:space="preserve">, and </w:t>
      </w:r>
      <w:proofErr w:type="spellStart"/>
      <w:r w:rsidR="0016264F">
        <w:t>WBGT</w:t>
      </w:r>
      <w:r w:rsidR="0016264F" w:rsidRPr="00342974">
        <w:rPr>
          <w:vertAlign w:val="subscript"/>
        </w:rPr>
        <w:t>max</w:t>
      </w:r>
      <w:proofErr w:type="spellEnd"/>
      <w:r w:rsidR="0016264F">
        <w:t xml:space="preserve"> during 2015 – 2020 for </w:t>
      </w:r>
      <w:proofErr w:type="spellStart"/>
      <w:r w:rsidR="0016264F">
        <w:t>HadISD</w:t>
      </w:r>
      <w:proofErr w:type="spellEnd"/>
      <w:r w:rsidR="0016264F">
        <w:t xml:space="preserve"> stations, PRISM climate grids, and ERA5 reanalysis data for the United States. </w:t>
      </w:r>
    </w:p>
    <w:p w14:paraId="42EF4380" w14:textId="77777777" w:rsidR="006121D5" w:rsidRPr="008972F4" w:rsidRDefault="006121D5" w:rsidP="00724018">
      <w:pPr>
        <w:widowControl w:val="0"/>
        <w:jc w:val="center"/>
      </w:pPr>
      <w:r>
        <w:rPr>
          <w:noProof/>
        </w:rPr>
        <w:lastRenderedPageBreak/>
        <w:drawing>
          <wp:inline distT="0" distB="0" distL="0" distR="0" wp14:anchorId="63767E59" wp14:editId="10214BA0">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20">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25459330" w14:textId="6C5C5975" w:rsidR="00E83301" w:rsidRPr="00E83301" w:rsidRDefault="00E83301" w:rsidP="00E83301">
      <w:pPr>
        <w:widowControl w:val="0"/>
        <w:jc w:val="both"/>
      </w:pPr>
      <w:r>
        <w:rPr>
          <w:b/>
          <w:bCs/>
        </w:rPr>
        <w:t xml:space="preserve">Supplementary Figure 2.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767431F3" w14:textId="5028184C"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21">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37A8FFB0" w:rsidR="004F261B" w:rsidRPr="008F0973" w:rsidRDefault="004F261B" w:rsidP="004F261B">
      <w:pPr>
        <w:widowControl w:val="0"/>
        <w:jc w:val="both"/>
        <w:rPr>
          <w:b/>
        </w:rPr>
      </w:pPr>
      <w:r w:rsidRPr="008F0973">
        <w:rPr>
          <w:b/>
        </w:rPr>
        <w:t>Supplementary Figure</w:t>
      </w:r>
      <w:r w:rsidR="00B02FF2">
        <w:rPr>
          <w:b/>
        </w:rPr>
        <w:t xml:space="preserve"> 3</w:t>
      </w:r>
      <w:r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22">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6B81C8C4" w:rsidR="008F0973" w:rsidRPr="008F0973" w:rsidRDefault="008F0973" w:rsidP="008F0973">
      <w:pPr>
        <w:widowControl w:val="0"/>
        <w:jc w:val="both"/>
        <w:rPr>
          <w:b/>
        </w:rPr>
      </w:pPr>
      <w:r w:rsidRPr="008F0973">
        <w:rPr>
          <w:b/>
        </w:rPr>
        <w:t xml:space="preserve">Supplementary Figure </w:t>
      </w:r>
      <w:r w:rsidR="00A57815">
        <w:rPr>
          <w:b/>
        </w:rPr>
        <w:t>4</w:t>
      </w:r>
      <w:r w:rsidRPr="008F0973">
        <w:rPr>
          <w:b/>
        </w:rPr>
        <w:t xml:space="preserve">. </w:t>
      </w:r>
      <w:r w:rsidRPr="008F0973">
        <w:rPr>
          <w:bCs/>
        </w:rPr>
        <w:t xml:space="preserve">The population-weighted difference between the annual number of days with heat stress conditions (defined as </w:t>
      </w:r>
      <w:proofErr w:type="spellStart"/>
      <w:r w:rsidRPr="008F0973">
        <w:rPr>
          <w:bCs/>
        </w:rPr>
        <w:t>WBGTmax</w:t>
      </w:r>
      <w:proofErr w:type="spellEnd"/>
      <w:r w:rsidRPr="008F0973">
        <w:rPr>
          <w:bCs/>
        </w:rPr>
        <w:t xml:space="preserve">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23">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1F90271" w:rsidR="00795B4C" w:rsidRDefault="00795B4C" w:rsidP="00795B4C">
      <w:pPr>
        <w:widowControl w:val="0"/>
        <w:jc w:val="both"/>
        <w:rPr>
          <w:bCs/>
        </w:rPr>
      </w:pPr>
      <w:r w:rsidRPr="008F0973">
        <w:rPr>
          <w:b/>
        </w:rPr>
        <w:t xml:space="preserve">Supplementary Figure </w:t>
      </w:r>
      <w:r>
        <w:rPr>
          <w:b/>
        </w:rPr>
        <w:t>5</w:t>
      </w:r>
      <w:r w:rsidRPr="008F0973">
        <w:rPr>
          <w:b/>
        </w:rPr>
        <w:t xml:space="preserve">. </w:t>
      </w:r>
      <w:r w:rsidR="00244841" w:rsidRPr="00244841">
        <w:rPr>
          <w:color w:val="000000"/>
        </w:rPr>
        <w:t xml:space="preserve">Mean annual exposure during 2016 - 2020 to potentially hazardous heat in carceral facilities within the continental United States (N=4,078), measured by: (a) the number of person-days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 xml:space="preserve">°C for incarcerated people by state and carceral facility type; and (b) the number of 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4">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32B91620" w:rsidR="003A7310" w:rsidRDefault="00B9637D" w:rsidP="003A7310">
      <w:pPr>
        <w:widowControl w:val="0"/>
        <w:jc w:val="both"/>
        <w:rPr>
          <w:bCs/>
        </w:rPr>
      </w:pPr>
      <w:r w:rsidRPr="008F0973">
        <w:rPr>
          <w:b/>
        </w:rPr>
        <w:t xml:space="preserve">Supplementary Figure </w:t>
      </w:r>
      <w:r>
        <w:rPr>
          <w:b/>
        </w:rPr>
        <w:t>6</w:t>
      </w:r>
      <w:r w:rsidRPr="008F0973">
        <w:rPr>
          <w:b/>
        </w:rPr>
        <w:t xml:space="preserve">. </w:t>
      </w:r>
      <w:r w:rsidR="00F95AA5" w:rsidRPr="00F95AA5">
        <w:rPr>
          <w:color w:val="000000"/>
        </w:rPr>
        <w:t xml:space="preserve">Mean annual exposure during 2016 - 2020 to potentially hazardous heat in carceral facilities within the continental United States (N=4,078), measured by: (a) the number of person-days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 xml:space="preserve">°C for incarcerated people by state and carceral facility type; and (b) the number of 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5">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781CE529" w:rsidR="00287F59" w:rsidRPr="008F0973" w:rsidRDefault="00287F59" w:rsidP="00287F59">
      <w:pPr>
        <w:widowControl w:val="0"/>
        <w:jc w:val="both"/>
        <w:rPr>
          <w:b/>
        </w:rPr>
      </w:pPr>
      <w:r w:rsidRPr="008F0973">
        <w:rPr>
          <w:b/>
        </w:rPr>
        <w:t xml:space="preserve">Supplementary Figure </w:t>
      </w:r>
      <w:r w:rsidR="0016243F">
        <w:rPr>
          <w:b/>
        </w:rPr>
        <w:t>7</w:t>
      </w:r>
      <w:r w:rsidRPr="008F0973">
        <w:rPr>
          <w:b/>
        </w:rPr>
        <w:t xml:space="preserve">. </w:t>
      </w:r>
      <w:r w:rsidR="0066320F" w:rsidRPr="0066320F">
        <w:rPr>
          <w:bCs/>
        </w:rPr>
        <w:t>(a)</w:t>
      </w:r>
      <w:r w:rsidR="0066320F" w:rsidRPr="0066320F">
        <w:rPr>
          <w:b/>
          <w:bCs/>
        </w:rPr>
        <w:t xml:space="preserve"> </w:t>
      </w:r>
      <w:r w:rsidR="0066320F" w:rsidRPr="0066320F">
        <w:rPr>
          <w:bCs/>
        </w:rPr>
        <w:t xml:space="preserve">Population-weighted difference between the annual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per year for each carceral facility in the continental United States during 1982 – 2020, and (c) the total change in disparity in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26">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94EAE73" w14:textId="52E8C225" w:rsidR="00795B4C" w:rsidRDefault="00FA0A15" w:rsidP="006372B5">
      <w:pPr>
        <w:widowControl w:val="0"/>
        <w:jc w:val="both"/>
        <w:rPr>
          <w:b/>
        </w:rPr>
      </w:pPr>
      <w:r w:rsidRPr="008F0973">
        <w:rPr>
          <w:b/>
        </w:rPr>
        <w:t xml:space="preserve">Supplementary Figure </w:t>
      </w:r>
      <w:r w:rsidR="00AB6881">
        <w:rPr>
          <w:b/>
        </w:rPr>
        <w:t>8</w:t>
      </w:r>
      <w:r w:rsidRPr="008F0973">
        <w:rPr>
          <w:b/>
        </w:rPr>
        <w:t xml:space="preserve">. </w:t>
      </w:r>
      <w:r w:rsidR="00250A4B" w:rsidRPr="00250A4B">
        <w:rPr>
          <w:bCs/>
        </w:rPr>
        <w:t>(a)</w:t>
      </w:r>
      <w:r w:rsidR="00250A4B" w:rsidRPr="00250A4B">
        <w:rPr>
          <w:b/>
          <w:bCs/>
        </w:rPr>
        <w:t xml:space="preserve"> </w:t>
      </w:r>
      <w:r w:rsidR="00250A4B" w:rsidRPr="00250A4B">
        <w:rPr>
          <w:bCs/>
        </w:rPr>
        <w:t xml:space="preserve">Population-weighted difference between the annual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250A4B">
        <w:rPr>
          <w:bCs/>
        </w:rPr>
        <w:t>30</w:t>
      </w:r>
      <w:r w:rsidR="00250A4B" w:rsidRPr="00250A4B">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9738D5">
        <w:rPr>
          <w:bCs/>
        </w:rPr>
        <w:t>30</w:t>
      </w:r>
      <w:r w:rsidR="00250A4B" w:rsidRPr="00250A4B">
        <w:rPr>
          <w:bCs/>
        </w:rPr>
        <w:t xml:space="preserve">°C per year for each carceral facility in the continental United States during 1982 – 2020, and (c) the total change in disparity in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p>
    <w:sectPr w:rsidR="00795B4C" w:rsidSect="0026311E">
      <w:pgSz w:w="16838" w:h="11906" w:orient="landscape"/>
      <w:pgMar w:top="1440" w:right="1440" w:bottom="1440" w:left="144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6DE3E" w14:textId="77777777" w:rsidR="0026311E" w:rsidRDefault="0026311E">
      <w:r>
        <w:separator/>
      </w:r>
    </w:p>
  </w:endnote>
  <w:endnote w:type="continuationSeparator" w:id="0">
    <w:p w14:paraId="4DF7ED8B" w14:textId="77777777" w:rsidR="0026311E" w:rsidRDefault="00263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FA613" w14:textId="77777777" w:rsidR="0026311E" w:rsidRDefault="0026311E">
      <w:r>
        <w:separator/>
      </w:r>
    </w:p>
  </w:footnote>
  <w:footnote w:type="continuationSeparator" w:id="0">
    <w:p w14:paraId="4D58A9FE" w14:textId="77777777" w:rsidR="0026311E" w:rsidRDefault="002631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15028D"/>
    <w:multiLevelType w:val="multilevel"/>
    <w:tmpl w:val="0DB8BED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40083A2C"/>
    <w:multiLevelType w:val="multilevel"/>
    <w:tmpl w:val="CD1AF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D06DB1"/>
    <w:multiLevelType w:val="multilevel"/>
    <w:tmpl w:val="F30CAE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FDE246A"/>
    <w:multiLevelType w:val="multilevel"/>
    <w:tmpl w:val="4A46F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426A2F"/>
    <w:multiLevelType w:val="multilevel"/>
    <w:tmpl w:val="C944E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1296036">
    <w:abstractNumId w:val="5"/>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 w:numId="14" w16cid:durableId="1558739023">
    <w:abstractNumId w:val="6"/>
  </w:num>
  <w:num w:numId="15" w16cid:durableId="658970541">
    <w:abstractNumId w:val="2"/>
  </w:num>
  <w:num w:numId="16" w16cid:durableId="130488677">
    <w:abstractNumId w:val="3"/>
  </w:num>
  <w:num w:numId="17" w16cid:durableId="1847475053">
    <w:abstractNumId w:val="7"/>
  </w:num>
  <w:num w:numId="18" w16cid:durableId="12762514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30332"/>
    <w:rsid w:val="00030EBE"/>
    <w:rsid w:val="00053801"/>
    <w:rsid w:val="00057A6E"/>
    <w:rsid w:val="00075226"/>
    <w:rsid w:val="00094005"/>
    <w:rsid w:val="000A3E83"/>
    <w:rsid w:val="000B61B5"/>
    <w:rsid w:val="000D1F08"/>
    <w:rsid w:val="000D46B0"/>
    <w:rsid w:val="00142D95"/>
    <w:rsid w:val="0014495F"/>
    <w:rsid w:val="00153CDA"/>
    <w:rsid w:val="00155BEE"/>
    <w:rsid w:val="0016243F"/>
    <w:rsid w:val="0016264F"/>
    <w:rsid w:val="00163749"/>
    <w:rsid w:val="00175A6D"/>
    <w:rsid w:val="001817B6"/>
    <w:rsid w:val="00182AF9"/>
    <w:rsid w:val="00184F01"/>
    <w:rsid w:val="00185AF1"/>
    <w:rsid w:val="001B0FA0"/>
    <w:rsid w:val="001C07F1"/>
    <w:rsid w:val="001D0E47"/>
    <w:rsid w:val="001F3E4F"/>
    <w:rsid w:val="002039BB"/>
    <w:rsid w:val="00211195"/>
    <w:rsid w:val="00231D97"/>
    <w:rsid w:val="00244841"/>
    <w:rsid w:val="00250A4B"/>
    <w:rsid w:val="0026005D"/>
    <w:rsid w:val="0026311E"/>
    <w:rsid w:val="00287F59"/>
    <w:rsid w:val="002C4A17"/>
    <w:rsid w:val="002D2930"/>
    <w:rsid w:val="002E12E3"/>
    <w:rsid w:val="00304B67"/>
    <w:rsid w:val="003263D2"/>
    <w:rsid w:val="0033140B"/>
    <w:rsid w:val="003333C2"/>
    <w:rsid w:val="00351B6F"/>
    <w:rsid w:val="0036328E"/>
    <w:rsid w:val="00377D75"/>
    <w:rsid w:val="00397AC7"/>
    <w:rsid w:val="003A7310"/>
    <w:rsid w:val="003C78EA"/>
    <w:rsid w:val="003F0B7D"/>
    <w:rsid w:val="003F1BD7"/>
    <w:rsid w:val="003F7D5A"/>
    <w:rsid w:val="004024CF"/>
    <w:rsid w:val="00410F30"/>
    <w:rsid w:val="00414460"/>
    <w:rsid w:val="00420CA3"/>
    <w:rsid w:val="0047780E"/>
    <w:rsid w:val="00495B23"/>
    <w:rsid w:val="004A03A2"/>
    <w:rsid w:val="004C02D7"/>
    <w:rsid w:val="004C4BD4"/>
    <w:rsid w:val="004F261B"/>
    <w:rsid w:val="005166FA"/>
    <w:rsid w:val="00530126"/>
    <w:rsid w:val="005629FE"/>
    <w:rsid w:val="00575885"/>
    <w:rsid w:val="00590DE3"/>
    <w:rsid w:val="00595B9E"/>
    <w:rsid w:val="005A2D82"/>
    <w:rsid w:val="005A42BE"/>
    <w:rsid w:val="005A68DE"/>
    <w:rsid w:val="005C335B"/>
    <w:rsid w:val="005C65C8"/>
    <w:rsid w:val="005C74CF"/>
    <w:rsid w:val="005D55FD"/>
    <w:rsid w:val="005F6CED"/>
    <w:rsid w:val="005F72BC"/>
    <w:rsid w:val="006121D5"/>
    <w:rsid w:val="0062700E"/>
    <w:rsid w:val="006372B5"/>
    <w:rsid w:val="00661E87"/>
    <w:rsid w:val="0066320F"/>
    <w:rsid w:val="00671F5E"/>
    <w:rsid w:val="006760B5"/>
    <w:rsid w:val="00684957"/>
    <w:rsid w:val="0068703A"/>
    <w:rsid w:val="006938B7"/>
    <w:rsid w:val="006B2D73"/>
    <w:rsid w:val="006B449B"/>
    <w:rsid w:val="006C6E3A"/>
    <w:rsid w:val="006F2819"/>
    <w:rsid w:val="00706877"/>
    <w:rsid w:val="00710D3E"/>
    <w:rsid w:val="00724018"/>
    <w:rsid w:val="00743FBC"/>
    <w:rsid w:val="00752A63"/>
    <w:rsid w:val="00777268"/>
    <w:rsid w:val="00791CBC"/>
    <w:rsid w:val="00795B4C"/>
    <w:rsid w:val="007A0132"/>
    <w:rsid w:val="007A2AAE"/>
    <w:rsid w:val="0080218C"/>
    <w:rsid w:val="00804876"/>
    <w:rsid w:val="0082027E"/>
    <w:rsid w:val="00827C31"/>
    <w:rsid w:val="00835E62"/>
    <w:rsid w:val="008420F2"/>
    <w:rsid w:val="00856FD6"/>
    <w:rsid w:val="008605F4"/>
    <w:rsid w:val="008735A5"/>
    <w:rsid w:val="008972F4"/>
    <w:rsid w:val="008A0EED"/>
    <w:rsid w:val="008A5F3A"/>
    <w:rsid w:val="008A6D00"/>
    <w:rsid w:val="008C6ADD"/>
    <w:rsid w:val="008D4E3E"/>
    <w:rsid w:val="008F0973"/>
    <w:rsid w:val="00904FB2"/>
    <w:rsid w:val="00936CBF"/>
    <w:rsid w:val="00962FE6"/>
    <w:rsid w:val="00964215"/>
    <w:rsid w:val="0096513F"/>
    <w:rsid w:val="009738D5"/>
    <w:rsid w:val="0098667C"/>
    <w:rsid w:val="009B3172"/>
    <w:rsid w:val="009B658D"/>
    <w:rsid w:val="009B7B98"/>
    <w:rsid w:val="009C5950"/>
    <w:rsid w:val="009C7EC1"/>
    <w:rsid w:val="009D000C"/>
    <w:rsid w:val="009D4625"/>
    <w:rsid w:val="00A075B1"/>
    <w:rsid w:val="00A12493"/>
    <w:rsid w:val="00A41537"/>
    <w:rsid w:val="00A57815"/>
    <w:rsid w:val="00A66CD0"/>
    <w:rsid w:val="00A70536"/>
    <w:rsid w:val="00A71BA2"/>
    <w:rsid w:val="00A9316A"/>
    <w:rsid w:val="00AA1546"/>
    <w:rsid w:val="00AA7F31"/>
    <w:rsid w:val="00AB281C"/>
    <w:rsid w:val="00AB5F7A"/>
    <w:rsid w:val="00AB6881"/>
    <w:rsid w:val="00AF6F58"/>
    <w:rsid w:val="00B02FF2"/>
    <w:rsid w:val="00B05520"/>
    <w:rsid w:val="00B0684C"/>
    <w:rsid w:val="00B078F9"/>
    <w:rsid w:val="00B32C9D"/>
    <w:rsid w:val="00B80A71"/>
    <w:rsid w:val="00B9637D"/>
    <w:rsid w:val="00BB0B6D"/>
    <w:rsid w:val="00BB60D3"/>
    <w:rsid w:val="00BC48AE"/>
    <w:rsid w:val="00BD1327"/>
    <w:rsid w:val="00BD237D"/>
    <w:rsid w:val="00BF36DD"/>
    <w:rsid w:val="00C578F1"/>
    <w:rsid w:val="00C77F50"/>
    <w:rsid w:val="00C856DA"/>
    <w:rsid w:val="00CA6D75"/>
    <w:rsid w:val="00CB1678"/>
    <w:rsid w:val="00CB4EB2"/>
    <w:rsid w:val="00CB5F9D"/>
    <w:rsid w:val="00CD437D"/>
    <w:rsid w:val="00CE1C7F"/>
    <w:rsid w:val="00CE2D8C"/>
    <w:rsid w:val="00CE4A89"/>
    <w:rsid w:val="00D02A45"/>
    <w:rsid w:val="00D06A69"/>
    <w:rsid w:val="00D60BA8"/>
    <w:rsid w:val="00D63234"/>
    <w:rsid w:val="00D67895"/>
    <w:rsid w:val="00D859C2"/>
    <w:rsid w:val="00D9553B"/>
    <w:rsid w:val="00DD0E87"/>
    <w:rsid w:val="00DD5407"/>
    <w:rsid w:val="00DE4CB4"/>
    <w:rsid w:val="00DF1454"/>
    <w:rsid w:val="00E170CE"/>
    <w:rsid w:val="00E45E8B"/>
    <w:rsid w:val="00E5282B"/>
    <w:rsid w:val="00E65734"/>
    <w:rsid w:val="00E662AA"/>
    <w:rsid w:val="00E76DEC"/>
    <w:rsid w:val="00E83301"/>
    <w:rsid w:val="00E97468"/>
    <w:rsid w:val="00EA2B30"/>
    <w:rsid w:val="00EA4A3E"/>
    <w:rsid w:val="00EC4B07"/>
    <w:rsid w:val="00F0440E"/>
    <w:rsid w:val="00F1771E"/>
    <w:rsid w:val="00F20F6B"/>
    <w:rsid w:val="00F31467"/>
    <w:rsid w:val="00F32BC2"/>
    <w:rsid w:val="00F5557C"/>
    <w:rsid w:val="00F55AB1"/>
    <w:rsid w:val="00F62A81"/>
    <w:rsid w:val="00F65082"/>
    <w:rsid w:val="00F8725A"/>
    <w:rsid w:val="00F95AA5"/>
    <w:rsid w:val="00FA0A15"/>
    <w:rsid w:val="00FA1513"/>
    <w:rsid w:val="00FC072F"/>
    <w:rsid w:val="00FC48BE"/>
    <w:rsid w:val="00FD122F"/>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pic.org/publication/californias-prison-population/" TargetMode="External"/><Relationship Id="rId18" Type="http://schemas.openxmlformats.org/officeDocument/2006/relationships/footer" Target="footer2.xml"/><Relationship Id="rId26"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hyperlink" Target="https://www.prisonpolicy.org/reports/income.html" TargetMode="External"/><Relationship Id="rId17" Type="http://schemas.openxmlformats.org/officeDocument/2006/relationships/footer" Target="footer1.xml"/><Relationship Id="rId25"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icic.gov/weblink/beyond-count-deep-dive-state-prison-populations-2022" TargetMode="External"/><Relationship Id="rId24" Type="http://schemas.openxmlformats.org/officeDocument/2006/relationships/image" Target="media/image6.emf"/><Relationship Id="rId5" Type="http://schemas.openxmlformats.org/officeDocument/2006/relationships/settings" Target="settings.xml"/><Relationship Id="rId15" Type="http://schemas.openxmlformats.org/officeDocument/2006/relationships/hyperlink" Target="https://www.prisonpolicy.org/profiles/AZ.html" TargetMode="External"/><Relationship Id="rId23" Type="http://schemas.openxmlformats.org/officeDocument/2006/relationships/image" Target="media/image5.emf"/><Relationship Id="rId28" Type="http://schemas.microsoft.com/office/2011/relationships/people" Target="people.xml"/><Relationship Id="rId10" Type="http://schemas.openxmlformats.org/officeDocument/2006/relationships/hyperlink" Target="mailto:cascade.tuholske1@montana.edu" TargetMode="External"/><Relationship Id="rId19" Type="http://schemas.openxmlformats.org/officeDocument/2006/relationships/image" Target="media/image1.emf"/><Relationship Id="rId4" Type="http://schemas.openxmlformats.org/officeDocument/2006/relationships/styles" Target="styles.xml"/><Relationship Id="rId9" Type="http://schemas.openxmlformats.org/officeDocument/2006/relationships/hyperlink" Target="mailto:robbie.parks@columbia.edu" TargetMode="External"/><Relationship Id="rId14" Type="http://schemas.openxmlformats.org/officeDocument/2006/relationships/hyperlink" Target="https://www.prisonpolicy.org/profiles/TX.html" TargetMode="External"/><Relationship Id="rId22" Type="http://schemas.openxmlformats.org/officeDocument/2006/relationships/image" Target="media/image4.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Props1.xml><?xml version="1.0" encoding="utf-8"?>
<ds:datastoreItem xmlns:ds="http://schemas.openxmlformats.org/officeDocument/2006/customXml" ds:itemID="{FB288938-A28A-DD44-997B-05F5AEE40B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18</Pages>
  <Words>3920</Words>
  <Characters>22350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6</cp:revision>
  <dcterms:created xsi:type="dcterms:W3CDTF">2023-12-19T00:45:00Z</dcterms:created>
  <dcterms:modified xsi:type="dcterms:W3CDTF">2023-12-19T13:30:00Z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