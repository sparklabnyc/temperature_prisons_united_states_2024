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7777777" w:rsidR="005A68DE" w:rsidRPr="005A68DE" w:rsidRDefault="005A68DE" w:rsidP="005A68DE">
      <w:pPr>
        <w:spacing w:line="480" w:lineRule="auto"/>
        <w:jc w:val="both"/>
        <w:rPr>
          <w:b/>
          <w:color w:val="000000"/>
        </w:rPr>
      </w:pPr>
      <w:r w:rsidRPr="005A68DE">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9">
        <w:r>
          <w:rPr>
            <w:color w:val="0000FF"/>
            <w:szCs w:val="24"/>
            <w:u w:val="single"/>
          </w:rPr>
          <w:t>robbie.parks@columbia.edu</w:t>
        </w:r>
      </w:hyperlink>
      <w:r>
        <w:rPr>
          <w:color w:val="000000"/>
          <w:szCs w:val="24"/>
        </w:rPr>
        <w:t xml:space="preserve"> and </w:t>
      </w:r>
      <w:hyperlink r:id="rId10">
        <w:r>
          <w:rPr>
            <w:color w:val="0000FF"/>
            <w:szCs w:val="24"/>
            <w:u w:val="single"/>
          </w:rPr>
          <w:t>cascade.tuholske1@montana.edu</w:t>
        </w:r>
      </w:hyperlink>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5B4B2B43" w:rsidR="00A70536" w:rsidRPr="00A70536" w:rsidRDefault="00A70536" w:rsidP="00A70536">
      <w:pPr>
        <w:widowControl w:val="0"/>
        <w:jc w:val="both"/>
        <w:rPr>
          <w:bCs/>
        </w:rPr>
      </w:pPr>
      <w:commentRangeStart w:id="0"/>
      <w:commentRangeStart w:id="1"/>
      <w:r w:rsidRPr="00A70536">
        <w:rPr>
          <w:bCs/>
        </w:rPr>
        <w:t xml:space="preserve">While </w:t>
      </w:r>
      <w:commentRangeEnd w:id="0"/>
      <w:r w:rsidR="00BF36DD">
        <w:rPr>
          <w:rStyle w:val="CommentReference"/>
        </w:rPr>
        <w:commentReference w:id="0"/>
      </w:r>
      <w:commentRangeEnd w:id="1"/>
      <w:r w:rsidR="00777268">
        <w:rPr>
          <w:rStyle w:val="CommentReference"/>
        </w:rPr>
        <w:commentReference w:id="1"/>
      </w:r>
      <w:r w:rsidRPr="00A70536">
        <w:rPr>
          <w:bCs/>
        </w:rPr>
        <w:t>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w:t>
      </w:r>
      <w:proofErr w:type="gramStart"/>
      <w:r w:rsidR="00777268">
        <w:rPr>
          <w:bCs/>
          <w:vertAlign w:val="superscript"/>
        </w:rPr>
        <w:t>4</w:t>
      </w:r>
      <w:proofErr w:type="gramEnd"/>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commentRangeStart w:id="2"/>
      <w:commentRangeStart w:id="3"/>
      <w:r w:rsidRPr="00BF36DD">
        <w:rPr>
          <w:bCs/>
        </w:rPr>
        <w:t xml:space="preserve">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t>
      </w:r>
      <w:proofErr w:type="spellStart"/>
      <w:r w:rsidRPr="00BF36DD">
        <w:rPr>
          <w:bCs/>
        </w:rPr>
        <w:t>WBGT</w:t>
      </w:r>
      <w:r w:rsidRPr="00BF36DD">
        <w:rPr>
          <w:bCs/>
          <w:vertAlign w:val="subscript"/>
        </w:rPr>
        <w:t>max</w:t>
      </w:r>
      <w:proofErr w:type="spellEnd"/>
      <w:r w:rsidRPr="00BF36DD">
        <w:rPr>
          <w:bCs/>
        </w:rPr>
        <w:t xml:space="preserve"> exceeded 28°</w:t>
      </w:r>
      <w:proofErr w:type="spellStart"/>
      <w:r w:rsidRPr="00BF36DD">
        <w:rPr>
          <w:bCs/>
        </w:rPr>
        <w:t>C at</w:t>
      </w:r>
      <w:proofErr w:type="spellEnd"/>
      <w:r w:rsidRPr="00BF36DD">
        <w:rPr>
          <w:bCs/>
        </w:rPr>
        <w:t xml:space="preserve">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t>
      </w:r>
      <w:proofErr w:type="spellStart"/>
      <w:r w:rsidRPr="00BF36DD">
        <w:rPr>
          <w:bCs/>
        </w:rPr>
        <w:t>WBGT</w:t>
      </w:r>
      <w:r w:rsidRPr="00BF36DD">
        <w:rPr>
          <w:bCs/>
          <w:vertAlign w:val="subscript"/>
        </w:rPr>
        <w:t>max</w:t>
      </w:r>
      <w:proofErr w:type="spellEnd"/>
      <w:r w:rsidRPr="00BF36DD">
        <w:rPr>
          <w:bCs/>
        </w:rPr>
        <w:t xml:space="preserve"> records during 1982 - 2020 and the derived data used in our analysis are publicly available (Data and Code Availability). </w:t>
      </w:r>
      <w:commentRangeEnd w:id="2"/>
      <w:r w:rsidRPr="00BF36DD">
        <w:rPr>
          <w:bCs/>
        </w:rPr>
        <w:commentReference w:id="2"/>
      </w:r>
      <w:commentRangeEnd w:id="3"/>
      <w:r w:rsidR="00777268">
        <w:rPr>
          <w:rStyle w:val="CommentReference"/>
        </w:rPr>
        <w:commentReference w:id="3"/>
      </w:r>
    </w:p>
    <w:p w14:paraId="6D65F765" w14:textId="77777777" w:rsidR="00743FBC" w:rsidRDefault="00743FBC">
      <w:pPr>
        <w:widowControl w:val="0"/>
        <w:jc w:val="both"/>
        <w:rPr>
          <w:b/>
        </w:rPr>
      </w:pPr>
    </w:p>
    <w:p w14:paraId="0000000D" w14:textId="1F3FCB46" w:rsidR="005629FE" w:rsidRDefault="00000000">
      <w:pPr>
        <w:widowControl w:val="0"/>
        <w:jc w:val="both"/>
        <w:rPr>
          <w:b/>
        </w:rPr>
      </w:pPr>
      <w:r>
        <w:rPr>
          <w:b/>
        </w:rPr>
        <w:t>Incarceration Data</w:t>
      </w:r>
    </w:p>
    <w:p w14:paraId="0000000E" w14:textId="7B0C879B"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sidR="00777268">
        <w:rPr>
          <w:vertAlign w:val="superscript"/>
        </w:rPr>
        <w:t>5</w:t>
      </w:r>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67A5AED4"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r w:rsidR="00777268">
        <w:rPr>
          <w:vertAlign w:val="superscript"/>
        </w:rPr>
        <w:t>6</w:t>
      </w:r>
      <w:r>
        <w:t xml:space="preserve"> As described in,</w:t>
      </w:r>
      <w:r w:rsidR="00777268">
        <w:rPr>
          <w:vertAlign w:val="superscript"/>
        </w:rPr>
        <w:t>7</w:t>
      </w:r>
      <w:r>
        <w:rPr>
          <w:vertAlign w:val="superscript"/>
        </w:rPr>
        <w:t>-</w:t>
      </w:r>
      <w:r w:rsidR="00777268">
        <w:rPr>
          <w:vertAlign w:val="superscript"/>
        </w:rPr>
        <w:t>9</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been well-validated</w:t>
      </w:r>
      <w:r w:rsidR="00777268">
        <w:rPr>
          <w:vertAlign w:val="superscript"/>
        </w:rPr>
        <w:t>7-</w:t>
      </w:r>
      <w:proofErr w:type="gramStart"/>
      <w:r w:rsidR="00777268">
        <w:rPr>
          <w:vertAlign w:val="superscript"/>
        </w:rPr>
        <w:t>9</w:t>
      </w:r>
      <w:r w:rsidR="00777268">
        <w:t xml:space="preserve"> </w:t>
      </w:r>
      <w:r>
        <w:t xml:space="preserve"> and</w:t>
      </w:r>
      <w:proofErr w:type="gramEnd"/>
      <w:r>
        <w:t xml:space="preserve"> shown to be well-suited for heat-related epidemiological research in the United States.</w:t>
      </w:r>
      <w:r w:rsidR="00777268">
        <w:rPr>
          <w:vertAlign w:val="superscript"/>
        </w:rPr>
        <w:t>9</w:t>
      </w:r>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5F1784BC" w14:textId="27A9A79F" w:rsidR="007A0132" w:rsidRPr="007A0132" w:rsidRDefault="007A0132" w:rsidP="007A0132">
      <w:pPr>
        <w:widowControl w:val="0"/>
        <w:jc w:val="both"/>
        <w:rPr>
          <w:bCs/>
          <w:vertAlign w:val="superscript"/>
        </w:rPr>
      </w:pPr>
      <w:commentRangeStart w:id="4"/>
      <w:commentRangeStart w:id="5"/>
      <w:r w:rsidRPr="007A0132">
        <w:rPr>
          <w:bCs/>
        </w:rPr>
        <w:t>WBGT is</w:t>
      </w:r>
      <w:commentRangeEnd w:id="4"/>
      <w:r w:rsidR="00EC4B07">
        <w:rPr>
          <w:rStyle w:val="CommentReference"/>
        </w:rPr>
        <w:commentReference w:id="4"/>
      </w:r>
      <w:commentRangeEnd w:id="5"/>
      <w:r w:rsidR="00B80A71">
        <w:rPr>
          <w:rStyle w:val="CommentReference"/>
        </w:rPr>
        <w:commentReference w:id="5"/>
      </w:r>
      <w:r w:rsidRPr="007A0132">
        <w:rPr>
          <w:bCs/>
        </w:rPr>
        <w:t xml:space="preserve"> a heat stress metric widely used in environmental epidemiology to assess associations </w:t>
      </w:r>
      <w:r w:rsidRPr="007A0132">
        <w:rPr>
          <w:bCs/>
        </w:rPr>
        <w:lastRenderedPageBreak/>
        <w:t>between heat and human health across a range of contexts.</w:t>
      </w:r>
      <w:r w:rsidR="00B80A71">
        <w:rPr>
          <w:bCs/>
          <w:vertAlign w:val="superscript"/>
        </w:rPr>
        <w:t>10</w:t>
      </w:r>
      <w:r w:rsidRPr="007A0132">
        <w:rPr>
          <w:bCs/>
          <w:vertAlign w:val="superscript"/>
        </w:rPr>
        <w:t>,1</w:t>
      </w:r>
      <w:r w:rsidR="00B80A71">
        <w:rPr>
          <w:bCs/>
          <w:vertAlign w:val="superscript"/>
        </w:rPr>
        <w:t>1</w:t>
      </w:r>
      <w:r w:rsidRPr="007A0132">
        <w:rPr>
          <w:bCs/>
        </w:rPr>
        <w:t xml:space="preserve"> WBGT accounts for the non-linear interactions between air temperature, humidity, air speeds, and solar radiation.</w:t>
      </w:r>
      <w:r w:rsidR="00B80A71">
        <w:rPr>
          <w:bCs/>
          <w:vertAlign w:val="superscript"/>
        </w:rPr>
        <w:t>12</w:t>
      </w:r>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12</w:t>
      </w:r>
      <w:r w:rsidRPr="007A0132">
        <w:rPr>
          <w:bCs/>
        </w:rPr>
        <w:t xml:space="preserve"> Exposure is defined as the number of days per year that </w:t>
      </w:r>
      <w:proofErr w:type="spellStart"/>
      <w:r w:rsidRPr="007A0132">
        <w:rPr>
          <w:bCs/>
        </w:rPr>
        <w:t>WBGT</w:t>
      </w:r>
      <w:r w:rsidRPr="007A0132">
        <w:rPr>
          <w:bCs/>
          <w:vertAlign w:val="subscript"/>
        </w:rPr>
        <w:t>max</w:t>
      </w:r>
      <w:proofErr w:type="spellEnd"/>
      <w:r w:rsidRPr="007A0132">
        <w:rPr>
          <w:bCs/>
          <w:vertAlign w:val="subscript"/>
        </w:rPr>
        <w:t xml:space="preserve">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2551911D"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sidR="00B80A71">
        <w:rPr>
          <w:vertAlign w:val="superscript"/>
        </w:rPr>
        <w:t>12</w:t>
      </w:r>
      <w:r>
        <w:rPr>
          <w:vertAlign w:val="superscript"/>
        </w:rPr>
        <w:t>,</w:t>
      </w:r>
      <w:r w:rsidR="00B80A71">
        <w:rPr>
          <w:vertAlign w:val="superscript"/>
        </w:rPr>
        <w:t>13</w:t>
      </w:r>
      <w:r>
        <w:t xml:space="preserve"> Following</w:t>
      </w:r>
      <w:r w:rsidR="00B80A71">
        <w:t xml:space="preserve"> </w:t>
      </w:r>
      <w:r w:rsidR="00B80A71">
        <w:rPr>
          <w:vertAlign w:val="superscript"/>
        </w:rPr>
        <w:t>9</w:t>
      </w:r>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ins w:id="6"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ins w:id="7" w:author="Parks, Robbie M" w:date="2023-12-15T17:21:00Z">
                <w:rPr>
                  <w:rFonts w:ascii="Cambria Math" w:hAnsi="Cambria Math"/>
                  <w:i/>
                  <w:sz w:val="20"/>
                </w:rPr>
              </w:ins>
            </m:ctrlPr>
          </m:fPr>
          <m:num>
            <m:d>
              <m:dPr>
                <m:begChr m:val="["/>
                <m:endChr m:val="]"/>
                <m:ctrlPr>
                  <w:ins w:id="8" w:author="Parks, Robbie M" w:date="2023-12-15T17:21:00Z">
                    <w:rPr>
                      <w:rFonts w:ascii="Cambria Math" w:eastAsiaTheme="minorHAnsi" w:hAnsi="Cambria Math"/>
                      <w:i/>
                      <w:sz w:val="20"/>
                    </w:rPr>
                  </w:ins>
                </m:ctrlPr>
              </m:dPr>
              <m:e>
                <m:r>
                  <w:rPr>
                    <w:rFonts w:ascii="Cambria Math" w:hAnsi="Cambria Math"/>
                    <w:sz w:val="20"/>
                  </w:rPr>
                  <m:t>610.94 Pa ∙</m:t>
                </m:r>
                <m:sSup>
                  <m:sSupPr>
                    <m:ctrlPr>
                      <w:ins w:id="9" w:author="Parks, Robbie M" w:date="2023-12-15T17:21:00Z">
                        <w:rPr>
                          <w:rFonts w:ascii="Cambria Math" w:hAnsi="Cambria Math"/>
                          <w:i/>
                          <w:sz w:val="20"/>
                        </w:rPr>
                      </w:ins>
                    </m:ctrlPr>
                  </m:sSupPr>
                  <m:e>
                    <m:r>
                      <w:rPr>
                        <w:rFonts w:ascii="Cambria Math" w:hAnsi="Cambria Math"/>
                        <w:sz w:val="20"/>
                      </w:rPr>
                      <m:t xml:space="preserve"> e</m:t>
                    </m:r>
                  </m:e>
                  <m:sup>
                    <m:d>
                      <m:dPr>
                        <m:ctrlPr>
                          <w:ins w:id="10" w:author="Parks, Robbie M" w:date="2023-12-15T17:21:00Z">
                            <w:rPr>
                              <w:rFonts w:ascii="Cambria Math" w:eastAsiaTheme="minorHAnsi" w:hAnsi="Cambria Math"/>
                              <w:i/>
                              <w:sz w:val="20"/>
                            </w:rPr>
                          </w:ins>
                        </m:ctrlPr>
                      </m:dPr>
                      <m:e>
                        <m:f>
                          <m:fPr>
                            <m:ctrlPr>
                              <w:ins w:id="11" w:author="Parks, Robbie M" w:date="2023-12-15T17:21:00Z">
                                <w:rPr>
                                  <w:rFonts w:ascii="Cambria Math" w:hAnsi="Cambria Math"/>
                                  <w:i/>
                                  <w:sz w:val="20"/>
                                </w:rPr>
                              </w:ins>
                            </m:ctrlPr>
                          </m:fPr>
                          <m:num>
                            <m:r>
                              <w:rPr>
                                <w:rFonts w:ascii="Cambria Math" w:hAnsi="Cambria Math"/>
                                <w:sz w:val="20"/>
                              </w:rPr>
                              <m:t xml:space="preserve">17.625 ∙ </m:t>
                            </m:r>
                            <m:sSub>
                              <m:sSubPr>
                                <m:ctrlPr>
                                  <w:ins w:id="12"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ins w:id="13"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ins w:id="14" w:author="Parks, Robbie M" w:date="2023-12-15T17:21:00Z">
                    <w:rPr>
                      <w:rFonts w:ascii="Cambria Math" w:hAnsi="Cambria Math"/>
                      <w:i/>
                      <w:sz w:val="20"/>
                    </w:rPr>
                  </w:ins>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ins w:id="15" w:author="Parks, Robbie M" w:date="2023-12-15T17:21:00Z">
                    <w:rPr>
                      <w:rFonts w:ascii="Cambria Math" w:hAnsi="Cambria Math"/>
                      <w:i/>
                      <w:sz w:val="20"/>
                    </w:rPr>
                  </w:ins>
                </m:ctrlPr>
              </m:sSupPr>
              <m:e>
                <m:r>
                  <w:rPr>
                    <w:rFonts w:ascii="Cambria Math" w:hAnsi="Cambria Math"/>
                    <w:sz w:val="20"/>
                  </w:rPr>
                  <m:t xml:space="preserve"> e</m:t>
                </m:r>
              </m:e>
              <m:sup>
                <m:d>
                  <m:dPr>
                    <m:ctrlPr>
                      <w:ins w:id="16" w:author="Parks, Robbie M" w:date="2023-12-15T17:21:00Z">
                        <w:rPr>
                          <w:rFonts w:ascii="Cambria Math" w:eastAsiaTheme="minorHAnsi" w:hAnsi="Cambria Math"/>
                          <w:i/>
                          <w:sz w:val="20"/>
                        </w:rPr>
                      </w:ins>
                    </m:ctrlPr>
                  </m:dPr>
                  <m:e>
                    <m:f>
                      <m:fPr>
                        <m:ctrlPr>
                          <w:ins w:id="17" w:author="Parks, Robbie M" w:date="2023-12-15T17:21:00Z">
                            <w:rPr>
                              <w:rFonts w:ascii="Cambria Math" w:hAnsi="Cambria Math"/>
                              <w:i/>
                              <w:sz w:val="20"/>
                            </w:rPr>
                          </w:ins>
                        </m:ctrlPr>
                      </m:fPr>
                      <m:num>
                        <m:r>
                          <w:rPr>
                            <w:rFonts w:ascii="Cambria Math" w:hAnsi="Cambria Math"/>
                            <w:sz w:val="20"/>
                          </w:rPr>
                          <m:t xml:space="preserve">17.625 ∙ </m:t>
                        </m:r>
                        <m:sSub>
                          <m:sSubPr>
                            <m:ctrlPr>
                              <w:ins w:id="18"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ins w:id="19"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30F3FECD"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sidR="00B80A71">
        <w:rPr>
          <w:vertAlign w:val="superscript"/>
        </w:rPr>
        <w:t>14</w:t>
      </w:r>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ins w:id="20" w:author="Parks, Robbie M" w:date="2023-12-15T17:21:00Z">
                <w:rPr>
                  <w:rFonts w:ascii="Cambria Math" w:hAnsi="Cambria Math"/>
                  <w:i/>
                  <w:sz w:val="20"/>
                </w:rPr>
              </w:ins>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ins w:id="21" w:author="Parks, Robbie M" w:date="2023-12-15T17:21:00Z">
                <w:rPr>
                  <w:rFonts w:ascii="Cambria Math" w:hAnsi="Cambria Math"/>
                  <w:i/>
                  <w:sz w:val="20"/>
                </w:rPr>
              </w:ins>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ins w:id="22"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ins w:id="23" w:author="Parks, Robbie M" w:date="2023-12-15T17:21:00Z">
                <w:rPr>
                  <w:rFonts w:ascii="Cambria Math" w:hAnsi="Cambria Math"/>
                  <w:i/>
                  <w:sz w:val="20"/>
                </w:rPr>
              </w:ins>
            </m:ctrlPr>
          </m:dPr>
          <m:e>
            <m:r>
              <w:rPr>
                <w:rFonts w:ascii="Cambria Math" w:hAnsi="Cambria Math"/>
                <w:sz w:val="20"/>
              </w:rPr>
              <m:t>1.2</m:t>
            </m:r>
            <m:d>
              <m:dPr>
                <m:ctrlPr>
                  <w:ins w:id="24" w:author="Parks, Robbie M" w:date="2023-12-15T17:21:00Z">
                    <w:rPr>
                      <w:rFonts w:ascii="Cambria Math" w:hAnsi="Cambria Math"/>
                      <w:i/>
                      <w:sz w:val="20"/>
                    </w:rPr>
                  </w:ins>
                </m:ctrlPr>
              </m:dPr>
              <m:e>
                <m:sSub>
                  <m:sSubPr>
                    <m:ctrlPr>
                      <w:ins w:id="25"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ins w:id="26"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53895954" w:rsidR="00F55AB1" w:rsidRPr="000D1F08" w:rsidRDefault="00000000">
      <w:pPr>
        <w:widowControl w:val="0"/>
        <w:jc w:val="both"/>
        <w:rPr>
          <w:color w:val="000000"/>
          <w:sz w:val="20"/>
        </w:rPr>
      </w:pPr>
      <m:oMathPara>
        <m:oMath>
          <m:sSub>
            <m:sSubPr>
              <m:ctrlPr>
                <w:ins w:id="27" w:author="Parks, Robbie M" w:date="2023-12-15T17:21:00Z">
                  <w:rPr>
                    <w:rFonts w:ascii="Cambria Math" w:hAnsi="Cambria Math" w:cs="Arial"/>
                    <w:color w:val="000000"/>
                    <w:sz w:val="20"/>
                  </w:rPr>
                </w:ins>
              </m:ctrlPr>
            </m:sSubPr>
            <m:e>
              <m:r>
                <w:rPr>
                  <w:rFonts w:ascii="Cambria Math" w:hAnsi="Cambria Math" w:cs="Arial"/>
                  <w:color w:val="000000"/>
                  <w:sz w:val="20"/>
                </w:rPr>
                <m:t>HI</m:t>
              </m:r>
            </m:e>
            <m:sub>
              <m:r>
                <w:rPr>
                  <w:rFonts w:ascii="Cambria Math" w:hAnsi="Cambria Math" w:cs="Arial"/>
                  <w:color w:val="000000"/>
                  <w:sz w:val="20"/>
                </w:rPr>
                <m:t>max</m:t>
              </m:r>
            </m:sub>
          </m:sSub>
          <m:r>
            <w:del w:id="28" w:author="Tuholske, Cascade" w:date="2023-12-17T12:18:00Z">
              <m:rPr>
                <m:sty m:val="p"/>
              </m:rPr>
              <w:rPr>
                <w:rFonts w:ascii="Cambria Math" w:hAnsi="Cambria Math" w:cs="Arial"/>
                <w:color w:val="000000"/>
                <w:sz w:val="20"/>
              </w:rPr>
              <m:t>=  0.5(</m:t>
            </w:del>
          </m:r>
          <m:sSub>
            <m:sSubPr>
              <m:ctrlPr>
                <w:ins w:id="29" w:author="Parks, Robbie M" w:date="2023-12-15T17:21:00Z">
                  <w:del w:id="30" w:author="Tuholske, Cascade" w:date="2023-12-17T12:18:00Z">
                    <w:rPr>
                      <w:rFonts w:ascii="Cambria Math" w:hAnsi="Cambria Math" w:cs="Arial"/>
                      <w:color w:val="000000"/>
                      <w:sz w:val="20"/>
                    </w:rPr>
                  </w:del>
                </w:ins>
              </m:ctrlPr>
            </m:sSubPr>
            <m:e>
              <m:r>
                <w:del w:id="31" w:author="Tuholske, Cascade" w:date="2023-12-17T12:18:00Z">
                  <w:rPr>
                    <w:rFonts w:ascii="Cambria Math" w:hAnsi="Cambria Math" w:cs="Arial"/>
                    <w:color w:val="000000"/>
                    <w:sz w:val="20"/>
                  </w:rPr>
                  <m:t>T</m:t>
                </w:del>
              </m:r>
            </m:e>
            <m:sub>
              <m:r>
                <w:del w:id="32" w:author="Tuholske, Cascade" w:date="2023-12-17T12:18:00Z">
                  <w:rPr>
                    <w:rFonts w:ascii="Cambria Math" w:hAnsi="Cambria Math" w:cs="Arial"/>
                    <w:color w:val="000000"/>
                    <w:sz w:val="20"/>
                  </w:rPr>
                  <m:t>max</m:t>
                </w:del>
              </m:r>
            </m:sub>
          </m:sSub>
          <m:r>
            <w:del w:id="33" w:author="Tuholske, Cascade" w:date="2023-12-17T12:18:00Z">
              <m:rPr>
                <m:sty m:val="p"/>
              </m:rPr>
              <w:rPr>
                <w:rFonts w:ascii="Cambria Math" w:hAnsi="Cambria Math" w:cs="Arial"/>
                <w:color w:val="000000"/>
                <w:sz w:val="20"/>
              </w:rPr>
              <m:t>+ (</m:t>
            </w:del>
          </m:r>
          <m:r>
            <m:rPr>
              <m:sty m:val="p"/>
            </m:rPr>
            <w:rPr>
              <w:rFonts w:ascii="Cambria Math" w:hAnsi="Cambria Math" w:cs="Arial"/>
              <w:color w:val="000000"/>
              <w:sz w:val="20"/>
            </w:rPr>
            <m:t>-42.379 + 2.04901523</m:t>
          </m:r>
          <m:sSub>
            <m:sSubPr>
              <m:ctrlPr>
                <w:ins w:id="34" w:author="Parks, Robbie M" w:date="2023-12-15T17:21: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ins w:id="35" w:author="Parks, Robbie M" w:date="2023-12-15T17:21:00Z">
                  <w:rPr>
                    <w:rFonts w:ascii="Cambria Math" w:hAnsi="Cambria Math" w:cs="Arial"/>
                    <w:color w:val="000000"/>
                    <w:sz w:val="20"/>
                  </w:rPr>
                </w:ins>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ins w:id="36"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ins w:id="37" w:author="Parks, Robbie M" w:date="2023-12-15T17:21: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ins w:id="38"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ins w:id="39" w:author="Parks, Robbie M" w:date="2023-12-15T17:21:00Z">
                  <w:rPr>
                    <w:rFonts w:ascii="Cambria Math" w:hAnsi="Cambria Math" w:cs="Arial"/>
                    <w:color w:val="000000"/>
                    <w:sz w:val="20"/>
                  </w:rPr>
                </w:ins>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ins w:id="40"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ins w:id="41" w:author="Parks, Robbie M" w:date="2023-12-15T17:21: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4EE82165"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ins w:id="42" w:author="Parks, Robbie M" w:date="2023-12-15T17:21:00Z">
                <w:rPr>
                  <w:rFonts w:ascii="Cambria Math" w:hAnsi="Cambria Math" w:cs="Arial"/>
                  <w:color w:val="000000"/>
                  <w:sz w:val="20"/>
                </w:rPr>
              </w:ins>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ins w:id="43" w:author="Parks, Robbie M" w:date="2023-12-15T17:21:00Z">
                <w:rPr>
                  <w:rFonts w:ascii="Cambria Math" w:hAnsi="Cambria Math" w:cs="Arial"/>
                  <w:color w:val="000000"/>
                  <w:sz w:val="20"/>
                </w:rPr>
              </w:ins>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w:del w:id="44" w:author="Tuholske, Cascade" w:date="2023-12-17T12:18:00Z">
            <w:rPr>
              <w:rFonts w:ascii="Cambria Math" w:hAnsi="Cambria Math" w:cs="Arial"/>
              <w:color w:val="000000"/>
              <w:sz w:val="20"/>
            </w:rPr>
            <m:t>)</m:t>
          </w:del>
        </m:r>
      </m:oMath>
      <w:r>
        <w:rPr>
          <w:color w:val="000000"/>
          <w:sz w:val="20"/>
        </w:rPr>
        <w:t xml:space="preserve">  (eq. 3)</w:t>
      </w:r>
    </w:p>
    <w:p w14:paraId="06FFEEF7" w14:textId="75FB3A99" w:rsidR="00F55AB1" w:rsidRPr="00F55AB1" w:rsidRDefault="00F55AB1" w:rsidP="00F55AB1">
      <w:pPr>
        <w:widowControl w:val="0"/>
        <w:jc w:val="both"/>
      </w:pPr>
    </w:p>
    <w:p w14:paraId="4B48E5CA" w14:textId="33E82E08"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w:t>
      </w:r>
      <w:ins w:id="45" w:author="Tuholske, Cascade" w:date="2023-12-17T12:18:00Z">
        <w:r w:rsidR="00A71BA2">
          <w:t>2</w:t>
        </w:r>
      </w:ins>
      <w:del w:id="46" w:author="Tuholske, Cascade" w:date="2023-12-17T12:18:00Z">
        <w:r w:rsidDel="00A71BA2">
          <w:delText>3</w:delText>
        </w:r>
      </w:del>
      <w:r>
        <w:t xml:space="preserve">°F and </w:t>
      </w:r>
      <w:proofErr w:type="spellStart"/>
      <w:r>
        <w:t>RH</w:t>
      </w:r>
      <w:r>
        <w:rPr>
          <w:vertAlign w:val="subscript"/>
        </w:rPr>
        <w:t>min</w:t>
      </w:r>
      <w:proofErr w:type="spellEnd"/>
      <w:r>
        <w:t xml:space="preserve"> less than 13%, </w:t>
      </w:r>
      <w:r w:rsidR="005C335B">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w:t>
      </w:r>
      <w:ins w:id="47" w:author="Tuholske, Cascade" w:date="2023-12-17T12:18:00Z">
        <w:r w:rsidR="00A71BA2">
          <w:t>5</w:t>
        </w:r>
      </w:ins>
      <w:del w:id="48" w:author="Tuholske, Cascade" w:date="2023-12-17T12:18:00Z">
        <w:r w:rsidDel="00A71BA2">
          <w:delText>X</w:delText>
        </w:r>
      </w:del>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ins w:id="49" w:author="Parks, Robbie M" w:date="2023-12-15T17:21:00Z">
                <w:rPr>
                  <w:rFonts w:ascii="Cambria Math" w:hAnsi="Cambria Math"/>
                  <w:i/>
                  <w:sz w:val="20"/>
                </w:rPr>
              </w:ins>
            </m:ctrlPr>
          </m:fPr>
          <m:num>
            <m:r>
              <w:rPr>
                <w:rFonts w:ascii="Cambria Math" w:hAnsi="Cambria Math"/>
                <w:sz w:val="20"/>
              </w:rPr>
              <m:t xml:space="preserve">13- </m:t>
            </m:r>
            <m:sSub>
              <m:sSubPr>
                <m:ctrlPr>
                  <w:ins w:id="50"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ins w:id="51" w:author="Parks, Robbie M" w:date="2023-12-15T17:21:00Z">
                <w:rPr>
                  <w:rFonts w:ascii="Cambria Math" w:hAnsi="Cambria Math"/>
                  <w:i/>
                  <w:sz w:val="20"/>
                </w:rPr>
              </w:ins>
            </m:ctrlPr>
          </m:radPr>
          <m:deg/>
          <m:e>
            <m:f>
              <m:fPr>
                <m:ctrlPr>
                  <w:ins w:id="52" w:author="Parks, Robbie M" w:date="2023-12-15T17:21:00Z">
                    <w:rPr>
                      <w:rFonts w:ascii="Cambria Math" w:hAnsi="Cambria Math"/>
                      <w:i/>
                      <w:sz w:val="20"/>
                    </w:rPr>
                  </w:ins>
                </m:ctrlPr>
              </m:fPr>
              <m:num>
                <m:r>
                  <w:rPr>
                    <w:rFonts w:ascii="Cambria Math" w:hAnsi="Cambria Math"/>
                    <w:sz w:val="20"/>
                  </w:rPr>
                  <m:t>17-ABS(</m:t>
                </m:r>
                <m:sSub>
                  <m:sSubPr>
                    <m:ctrlPr>
                      <w:ins w:id="53"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ins w:id="54" w:author="Parks, Robbie M" w:date="2023-12-15T17:21:00Z">
                <w:rPr>
                  <w:rFonts w:ascii="Cambria Math" w:hAnsi="Cambria Math"/>
                  <w:i/>
                  <w:sz w:val="20"/>
                </w:rPr>
              </w:ins>
            </m:ctrlPr>
          </m:fPr>
          <m:num>
            <m:sSub>
              <m:sSubPr>
                <m:ctrlPr>
                  <w:ins w:id="55" w:author="Parks, Robbie M" w:date="2023-12-15T17:21:00Z">
                    <w:rPr>
                      <w:rFonts w:ascii="Cambria Math" w:hAnsi="Cambria Math"/>
                      <w:i/>
                      <w:sz w:val="20"/>
                    </w:rPr>
                  </w:ins>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ins w:id="56" w:author="Parks, Robbie M" w:date="2023-12-15T17:21:00Z">
                <w:rPr>
                  <w:rFonts w:ascii="Cambria Math" w:hAnsi="Cambria Math"/>
                  <w:i/>
                  <w:sz w:val="20"/>
                </w:rPr>
              </w:ins>
            </m:ctrlPr>
          </m:fPr>
          <m:num>
            <m:r>
              <w:rPr>
                <w:rFonts w:ascii="Cambria Math" w:hAnsi="Cambria Math"/>
                <w:sz w:val="20"/>
              </w:rPr>
              <m:t xml:space="preserve">87- </m:t>
            </m:r>
            <m:sSub>
              <m:sSubPr>
                <m:ctrlPr>
                  <w:ins w:id="57" w:author="Parks, Robbie M" w:date="2023-12-15T17:21:00Z">
                    <w:rPr>
                      <w:rFonts w:ascii="Cambria Math" w:hAnsi="Cambria Math"/>
                      <w:i/>
                      <w:sz w:val="20"/>
                    </w:rPr>
                  </w:ins>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6DBC4048" w:rsidR="005629FE" w:rsidRDefault="00000000">
      <w:pPr>
        <w:widowControl w:val="0"/>
        <w:jc w:val="both"/>
      </w:pPr>
      <w:r>
        <w:t xml:space="preserve">We then use the quadratic relationship identified in previous </w:t>
      </w:r>
      <w:r w:rsidR="006760B5">
        <w:t>work</w:t>
      </w:r>
      <w:ins w:id="58" w:author="Tuholske, Cascade" w:date="2023-12-17T12:07:00Z">
        <w:r w:rsidR="00B80A71">
          <w:rPr>
            <w:vertAlign w:val="superscript"/>
          </w:rPr>
          <w:t>12</w:t>
        </w:r>
      </w:ins>
      <w:del w:id="59" w:author="Tuholske, Cascade" w:date="2023-12-17T12:06:00Z">
        <w:r w:rsidR="00B80A71" w:rsidDel="00B80A71">
          <w:rPr>
            <w:vertAlign w:val="superscript"/>
          </w:rPr>
          <w:delText>12</w:delText>
        </w:r>
      </w:del>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ins w:id="60" w:author="Parks, Robbie M" w:date="2023-12-15T17:21:00Z">
                <w:rPr>
                  <w:rFonts w:ascii="Cambria Math" w:hAnsi="Cambria Math"/>
                  <w:i/>
                  <w:sz w:val="20"/>
                </w:rPr>
              </w:ins>
            </m:ctrlPr>
          </m:dPr>
          <m:e>
            <m:r>
              <w:rPr>
                <w:rFonts w:ascii="Cambria Math" w:hAnsi="Cambria Math"/>
                <w:sz w:val="20"/>
              </w:rPr>
              <m:t>°C</m:t>
            </m:r>
          </m:e>
        </m:d>
        <m:r>
          <w:rPr>
            <w:rFonts w:ascii="Cambria Math" w:hAnsi="Cambria Math"/>
            <w:sz w:val="20"/>
          </w:rPr>
          <m:t>= -0.0034</m:t>
        </m:r>
        <m:sSup>
          <m:sSupPr>
            <m:ctrlPr>
              <w:ins w:id="61" w:author="Parks, Robbie M" w:date="2023-12-15T17:21:00Z">
                <w:rPr>
                  <w:rFonts w:ascii="Cambria Math" w:hAnsi="Cambria Math"/>
                  <w:i/>
                  <w:sz w:val="20"/>
                </w:rPr>
              </w:ins>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m:t>
        </m:r>
        <m:r>
          <w:ins w:id="62" w:author="Tuholske, Cascade" w:date="2023-12-17T12:18:00Z">
            <w:rPr>
              <w:rFonts w:ascii="Cambria Math" w:hAnsi="Cambria Math"/>
              <w:sz w:val="20"/>
            </w:rPr>
            <m:t xml:space="preserve"> </m:t>
          </w:ins>
        </m:r>
        <m:r>
          <w:rPr>
            <w:rFonts w:ascii="Cambria Math" w:hAnsi="Cambria Math"/>
            <w:sz w:val="20"/>
          </w:rPr>
          <m:t>°F)</m:t>
        </m:r>
      </m:oMath>
      <w:r>
        <w:t xml:space="preserve"> (eq. 6)</w:t>
      </w:r>
    </w:p>
    <w:p w14:paraId="00000019" w14:textId="77777777" w:rsidR="005629FE" w:rsidRDefault="005629FE">
      <w:pPr>
        <w:widowControl w:val="0"/>
        <w:jc w:val="both"/>
      </w:pPr>
    </w:p>
    <w:p w14:paraId="0000001A" w14:textId="0593F7EB" w:rsidR="005629FE" w:rsidRDefault="00000000">
      <w:pPr>
        <w:widowControl w:val="0"/>
        <w:jc w:val="both"/>
      </w:pPr>
      <w:r>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ins w:id="63" w:author="Tuholske, Cascade" w:date="2023-12-17T12:07:00Z">
        <w:r w:rsidR="00B80A71">
          <w:rPr>
            <w:vertAlign w:val="superscript"/>
          </w:rPr>
          <w:t>12</w:t>
        </w:r>
      </w:ins>
      <w:del w:id="64" w:author="Tuholske, Cascade" w:date="2023-12-17T12:07:00Z">
        <w:r w:rsidR="006760B5" w:rsidDel="00B80A71">
          <w:rPr>
            <w:vertAlign w:val="superscript"/>
          </w:rPr>
          <w:delText>7</w:delText>
        </w:r>
      </w:del>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ins w:id="65" w:author="Tuholske, Cascade" w:date="2023-12-17T12:07:00Z">
        <w:r w:rsidR="00B80A71">
          <w:rPr>
            <w:vertAlign w:val="superscript"/>
          </w:rPr>
          <w:t>15</w:t>
        </w:r>
      </w:ins>
      <w:del w:id="66" w:author="Tuholske, Cascade" w:date="2023-12-17T12:07:00Z">
        <w:r w:rsidR="006760B5" w:rsidDel="00B80A71">
          <w:rPr>
            <w:vertAlign w:val="superscript"/>
          </w:rPr>
          <w:delText>9</w:delText>
        </w:r>
      </w:del>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ins w:id="67" w:author="Parks, Robbie M" w:date="2023-12-15T17:21:00Z">
                <w:rPr>
                  <w:rFonts w:ascii="Cambria Math" w:hAnsi="Cambria Math"/>
                  <w:i/>
                </w:rPr>
              </w:ins>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ins w:id="68" w:author="Parks, Robbie M" w:date="2023-12-15T17:21:00Z">
                <w:rPr>
                  <w:rFonts w:ascii="Cambria Math" w:hAnsi="Cambria Math"/>
                  <w:i/>
                </w:rPr>
              </w:ins>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rPr>
          <w:ins w:id="69" w:author="Tuholske, Cascade" w:date="2023-12-17T12:08:00Z"/>
        </w:rPr>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w:t>
      </w:r>
    </w:p>
    <w:p w14:paraId="291A1980" w14:textId="77777777" w:rsidR="00B80A71" w:rsidRDefault="00B80A71" w:rsidP="008972F4">
      <w:pPr>
        <w:jc w:val="both"/>
        <w:rPr>
          <w:ins w:id="70" w:author="Tuholske, Cascade" w:date="2023-12-17T12:08:00Z"/>
        </w:rPr>
      </w:pPr>
    </w:p>
    <w:p w14:paraId="54A56A67" w14:textId="3699107B" w:rsidR="008972F4" w:rsidRDefault="00000000" w:rsidP="008972F4">
      <w:pPr>
        <w:jc w:val="both"/>
      </w:pPr>
      <w:r>
        <w:t>Further, WBGT thresholds are used by multiple organizations, including ISO 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B80A71">
        <w:rPr>
          <w:color w:val="000000"/>
          <w:vertAlign w:val="subscript"/>
          <w:rPrChange w:id="71" w:author="Tuholske, Cascade" w:date="2023-12-17T12:07:00Z">
            <w:rPr>
              <w:color w:val="000000"/>
            </w:rPr>
          </w:rPrChange>
        </w:rPr>
        <w:t>max</w:t>
      </w:r>
      <w:del w:id="72" w:author="Tuholske, Cascade" w:date="2023-12-17T12:08:00Z">
        <w:r w:rsidR="006760B5" w:rsidDel="00B80A71">
          <w:rPr>
            <w:color w:val="000000"/>
            <w:vertAlign w:val="superscript"/>
          </w:rPr>
          <w:delText xml:space="preserve"> </w:delText>
        </w:r>
      </w:del>
      <w:r w:rsidR="006760B5">
        <w:rPr>
          <w:color w:val="000000"/>
          <w:vertAlign w:val="superscript"/>
        </w:rPr>
        <w:t>10</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11</w:t>
      </w:r>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2EFAF379"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del w:id="73" w:author="Tuholske, Cascade" w:date="2023-12-17T12:09:00Z">
        <w:r w:rsidR="006760B5" w:rsidDel="00B80A71">
          <w:rPr>
            <w:vertAlign w:val="superscript"/>
          </w:rPr>
          <w:delText>12</w:delText>
        </w:r>
        <w:r w:rsidR="003333C2" w:rsidDel="00B80A71">
          <w:delText xml:space="preserve"> </w:delText>
        </w:r>
      </w:del>
      <w:ins w:id="74" w:author="Tuholske, Cascade" w:date="2023-12-17T12:09:00Z">
        <w:r w:rsidR="00B80A71">
          <w:rPr>
            <w:vertAlign w:val="superscript"/>
          </w:rPr>
          <w:t>18</w:t>
        </w:r>
        <w:r w:rsidR="00B80A71">
          <w:t xml:space="preserve"> </w:t>
        </w:r>
      </w:ins>
      <w:r w:rsidR="003333C2">
        <w:t>Recent findings suggests that, when correlated against station observations, the accuracy of both PRISM and ERA5 derived WBGT may vary by climate zone in the United States.</w:t>
      </w:r>
      <w:del w:id="75" w:author="Tuholske, Cascade" w:date="2023-12-17T12:09:00Z">
        <w:r w:rsidR="006760B5" w:rsidDel="00B80A71">
          <w:rPr>
            <w:vertAlign w:val="superscript"/>
          </w:rPr>
          <w:delText>13</w:delText>
        </w:r>
        <w:r w:rsidR="006760B5" w:rsidDel="00B80A71">
          <w:delText xml:space="preserve"> </w:delText>
        </w:r>
        <w:r w:rsidR="003333C2" w:rsidDel="00B80A71">
          <w:delText xml:space="preserve"> </w:delText>
        </w:r>
      </w:del>
      <w:proofErr w:type="gramStart"/>
      <w:ins w:id="76" w:author="Tuholske, Cascade" w:date="2023-12-17T12:09:00Z">
        <w:r w:rsidR="00B80A71">
          <w:rPr>
            <w:vertAlign w:val="superscript"/>
          </w:rPr>
          <w:t>19</w:t>
        </w:r>
        <w:proofErr w:type="gramEnd"/>
        <w:r w:rsidR="00B80A71">
          <w:t xml:space="preserve">  </w:t>
        </w:r>
      </w:ins>
    </w:p>
    <w:p w14:paraId="0A01EBE2" w14:textId="77777777" w:rsidR="003333C2" w:rsidRDefault="003333C2">
      <w:pPr>
        <w:widowControl w:val="0"/>
        <w:jc w:val="both"/>
      </w:pPr>
    </w:p>
    <w:p w14:paraId="591AC552" w14:textId="74958B46"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the </w:t>
      </w:r>
      <w:r w:rsidR="005F72BC" w:rsidRPr="005F72BC">
        <w:t>Met Office Hadley Centre for Climate Science and Services</w:t>
      </w:r>
      <w:r w:rsidRPr="003333C2">
        <w:t>.</w:t>
      </w:r>
      <w:del w:id="77" w:author="Tuholske, Cascade" w:date="2023-12-17T12:09:00Z">
        <w:r w:rsidR="006760B5" w:rsidDel="00B80A71">
          <w:rPr>
            <w:vertAlign w:val="superscript"/>
          </w:rPr>
          <w:delText>14</w:delText>
        </w:r>
      </w:del>
      <w:ins w:id="78" w:author="Tuholske, Cascade" w:date="2023-12-17T12:09:00Z">
        <w:r w:rsidR="00B80A71">
          <w:rPr>
            <w:vertAlign w:val="superscript"/>
          </w:rPr>
          <w:t>20</w:t>
        </w:r>
      </w:ins>
      <w:r w:rsidR="006760B5">
        <w:rPr>
          <w:vertAlign w:val="superscript"/>
        </w:rPr>
        <w:t>,</w:t>
      </w:r>
      <w:ins w:id="79" w:author="Tuholske, Cascade" w:date="2023-12-17T12:09:00Z">
        <w:r w:rsidR="00B80A71">
          <w:rPr>
            <w:vertAlign w:val="superscript"/>
          </w:rPr>
          <w:t>21</w:t>
        </w:r>
      </w:ins>
      <w:del w:id="80" w:author="Tuholske, Cascade" w:date="2023-12-17T12:09:00Z">
        <w:r w:rsidR="006760B5" w:rsidDel="00B80A71">
          <w:rPr>
            <w:vertAlign w:val="superscript"/>
          </w:rPr>
          <w:delText>15</w:delText>
        </w:r>
      </w:del>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del w:id="81" w:author="Tuholske, Cascade" w:date="2023-12-17T12:09:00Z">
        <w:r w:rsidR="009B7B98" w:rsidDel="00B80A71">
          <w:rPr>
            <w:vertAlign w:val="superscript"/>
          </w:rPr>
          <w:delText>16</w:delText>
        </w:r>
      </w:del>
      <w:ins w:id="82" w:author="Tuholske, Cascade" w:date="2023-12-17T12:09:00Z">
        <w:r w:rsidR="00B80A71">
          <w:rPr>
            <w:vertAlign w:val="superscript"/>
          </w:rPr>
          <w:t>22</w:t>
        </w:r>
      </w:ins>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0E1E9A27" w:rsidR="005F72BC" w:rsidRPr="005F72BC" w:rsidRDefault="005F72BC">
      <w:pPr>
        <w:widowControl w:val="0"/>
        <w:jc w:val="both"/>
      </w:pPr>
      <w:r>
        <w:t xml:space="preserve">Because we are concerned with hot days, we reperform the analysis of Figure 1, but for only 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9B7B98">
        <w:rPr>
          <w:vertAlign w:val="superscript"/>
        </w:rPr>
        <w:t>1</w:t>
      </w:r>
      <w:ins w:id="83" w:author="Tuholske, Cascade" w:date="2023-12-17T12:10:00Z">
        <w:r w:rsidR="00A71BA2">
          <w:rPr>
            <w:vertAlign w:val="superscript"/>
          </w:rPr>
          <w:t>9</w:t>
        </w:r>
      </w:ins>
      <w:del w:id="84" w:author="Tuholske, Cascade" w:date="2023-12-17T12:10:00Z">
        <w:r w:rsidR="009B7B98" w:rsidDel="00A71BA2">
          <w:rPr>
            <w:vertAlign w:val="superscript"/>
          </w:rPr>
          <w:delText>3</w:delText>
        </w:r>
      </w:del>
      <w:r w:rsidR="000B61B5">
        <w:t xml:space="preserve"> suggests that the strength of the correlation depends on the climate region of the stations. B</w:t>
      </w:r>
      <w:r>
        <w:t xml:space="preserve">ut </w:t>
      </w:r>
      <w:r w:rsidR="000B61B5">
        <w:t xml:space="preserve">a full intercomparison </w:t>
      </w:r>
      <w:r>
        <w:t xml:space="preserve">it is </w:t>
      </w:r>
      <w:r>
        <w:lastRenderedPageBreak/>
        <w:t xml:space="preserve">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ins w:id="85" w:author="Parks, Robbie M" w:date="2023-12-15T17:21:00Z">
                <w:rPr>
                  <w:rFonts w:ascii="Cambria Math" w:hAnsi="Cambria Math"/>
                  <w:i/>
                </w:rPr>
              </w:ins>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ins w:id="86" w:author="Parks, Robbie M" w:date="2023-12-15T17:21:00Z">
                <w:rPr>
                  <w:rFonts w:ascii="Cambria Math" w:hAnsi="Cambria Math"/>
                  <w:i/>
                </w:rPr>
              </w:ins>
            </m:ctrlPr>
          </m:sSubPr>
          <m:e>
            <m:r>
              <w:rPr>
                <w:rFonts w:ascii="Cambria Math" w:hAnsi="Cambria Math"/>
              </w:rPr>
              <m:t>n</m:t>
            </m:r>
          </m:e>
          <m:sub>
            <m:sSub>
              <m:sSubPr>
                <m:ctrlPr>
                  <w:ins w:id="87" w:author="Parks, Robbie M" w:date="2023-12-15T17:21:00Z">
                    <w:rPr>
                      <w:rFonts w:ascii="Cambria Math" w:hAnsi="Cambria Math"/>
                      <w:i/>
                    </w:rPr>
                  </w:ins>
                </m:ctrlPr>
              </m:sSubPr>
              <m:e>
                <m:r>
                  <w:rPr>
                    <w:rFonts w:ascii="Cambria Math" w:hAnsi="Cambria Math"/>
                  </w:rPr>
                  <m:t>Days</m:t>
                </m:r>
              </m:e>
              <m:sub>
                <m:sSub>
                  <m:sSubPr>
                    <m:ctrlPr>
                      <w:ins w:id="88"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0DE1BA0F"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del w:id="89" w:author="Tuholske, Cascade" w:date="2023-12-17T12:11:00Z">
        <w:r w:rsidDel="00A71BA2">
          <w:rPr>
            <w:vertAlign w:val="superscript"/>
          </w:rPr>
          <w:delText>1</w:delText>
        </w:r>
      </w:del>
      <w:ins w:id="90" w:author="Tuholske, Cascade" w:date="2023-12-17T12:11:00Z">
        <w:r w:rsidR="00A71BA2">
          <w:rPr>
            <w:vertAlign w:val="superscript"/>
          </w:rPr>
          <w:t>23</w:t>
        </w:r>
      </w:ins>
      <w:del w:id="91" w:author="Tuholske, Cascade" w:date="2023-12-17T12:11:00Z">
        <w:r w:rsidR="009B7B98" w:rsidDel="00A71BA2">
          <w:rPr>
            <w:vertAlign w:val="superscript"/>
          </w:rPr>
          <w:delText>7</w:delText>
        </w:r>
      </w:del>
      <w:r>
        <w:t xml:space="preserve"> and from the US Census Bureau prior to 1990</w:t>
      </w:r>
      <w:r w:rsidR="00397AC7">
        <w:t>:</w:t>
      </w:r>
      <w:ins w:id="92" w:author="Tuholske, Cascade" w:date="2023-12-17T12:11:00Z">
        <w:r w:rsidR="00A71BA2">
          <w:rPr>
            <w:vertAlign w:val="superscript"/>
          </w:rPr>
          <w:t>24</w:t>
        </w:r>
      </w:ins>
      <w:del w:id="93" w:author="Tuholske, Cascade" w:date="2023-12-17T12:11:00Z">
        <w:r w:rsidR="009B7B98" w:rsidDel="00A71BA2">
          <w:rPr>
            <w:vertAlign w:val="superscript"/>
          </w:rPr>
          <w:delText>18</w:delText>
        </w:r>
      </w:del>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rPr>
          <w:ins w:id="94" w:author="Tuholske, Cascade" w:date="2023-12-17T12:11:00Z"/>
        </w:rPr>
      </w:pPr>
      <m:oMath>
        <m:sSub>
          <m:sSubPr>
            <m:ctrlPr>
              <w:ins w:id="95" w:author="Parks, Robbie M" w:date="2023-12-15T17:21:00Z">
                <w:rPr>
                  <w:rFonts w:ascii="Cambria Math" w:hAnsi="Cambria Math"/>
                  <w:i/>
                </w:rPr>
              </w:ins>
            </m:ctrlPr>
          </m:sSubPr>
          <m:e>
            <m:sSub>
              <m:sSubPr>
                <m:ctrlPr>
                  <w:ins w:id="96" w:author="Parks, Robbie M" w:date="2023-12-15T17:21:00Z">
                    <w:rPr>
                      <w:rFonts w:ascii="Cambria Math" w:hAnsi="Cambria Math"/>
                      <w:i/>
                    </w:rPr>
                  </w:ins>
                </m:ctrlPr>
              </m:sSubPr>
              <m:e>
                <m:r>
                  <w:rPr>
                    <w:rFonts w:ascii="Cambria Math" w:hAnsi="Cambria Math"/>
                  </w:rPr>
                  <m:t>(n</m:t>
                </m:r>
              </m:e>
              <m:sub>
                <m:sSub>
                  <m:sSubPr>
                    <m:ctrlPr>
                      <w:ins w:id="97" w:author="Parks, Robbie M" w:date="2023-12-15T17:21:00Z">
                        <w:rPr>
                          <w:rFonts w:ascii="Cambria Math" w:hAnsi="Cambria Math"/>
                          <w:i/>
                        </w:rPr>
                      </w:ins>
                    </m:ctrlPr>
                  </m:sSubPr>
                  <m:e>
                    <m:r>
                      <w:rPr>
                        <w:rFonts w:ascii="Cambria Math" w:hAnsi="Cambria Math"/>
                      </w:rPr>
                      <m:t>Days</m:t>
                    </m:r>
                  </m:e>
                  <m:sub>
                    <m:sSub>
                      <m:sSubPr>
                        <m:ctrlPr>
                          <w:ins w:id="98"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ins w:id="99" w:author="Parks, Robbie M" w:date="2023-12-15T17:21:00Z">
                <w:rPr>
                  <w:rFonts w:ascii="Cambria Math" w:hAnsi="Cambria Math"/>
                  <w:i/>
                </w:rPr>
              </w:ins>
            </m:ctrlPr>
          </m:naryPr>
          <m:sub>
            <m:r>
              <w:rPr>
                <w:rFonts w:ascii="Cambria Math" w:hAnsi="Cambria Math"/>
              </w:rPr>
              <m:t>county</m:t>
            </m:r>
          </m:sub>
          <m:sup/>
          <m:e>
            <m:sSub>
              <m:sSubPr>
                <m:ctrlPr>
                  <w:ins w:id="100" w:author="Parks, Robbie M" w:date="2023-12-15T17:21:00Z">
                    <w:rPr>
                      <w:rFonts w:ascii="Cambria Math" w:hAnsi="Cambria Math"/>
                      <w:i/>
                    </w:rPr>
                  </w:ins>
                </m:ctrlPr>
              </m:sSubPr>
              <m:e>
                <m:sSub>
                  <m:sSubPr>
                    <m:ctrlPr>
                      <w:ins w:id="101" w:author="Parks, Robbie M" w:date="2023-12-15T17:21:00Z">
                        <w:rPr>
                          <w:rFonts w:ascii="Cambria Math" w:hAnsi="Cambria Math"/>
                          <w:i/>
                        </w:rPr>
                      </w:ins>
                    </m:ctrlPr>
                  </m:sSubPr>
                  <m:e>
                    <m:r>
                      <w:rPr>
                        <w:rFonts w:ascii="Cambria Math" w:hAnsi="Cambria Math"/>
                      </w:rPr>
                      <m:t>(n</m:t>
                    </m:r>
                  </m:e>
                  <m:sub>
                    <m:sSub>
                      <m:sSubPr>
                        <m:ctrlPr>
                          <w:ins w:id="102" w:author="Parks, Robbie M" w:date="2023-12-15T17:21:00Z">
                            <w:rPr>
                              <w:rFonts w:ascii="Cambria Math" w:hAnsi="Cambria Math"/>
                              <w:i/>
                            </w:rPr>
                          </w:ins>
                        </m:ctrlPr>
                      </m:sSubPr>
                      <m:e>
                        <m:r>
                          <w:rPr>
                            <w:rFonts w:ascii="Cambria Math" w:hAnsi="Cambria Math"/>
                          </w:rPr>
                          <m:t>Days</m:t>
                        </m:r>
                      </m:e>
                      <m:sub>
                        <m:sSub>
                          <m:sSubPr>
                            <m:ctrlPr>
                              <w:ins w:id="103"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ins w:id="104" w:author="Parks, Robbie M" w:date="2023-12-15T17:21:00Z">
                    <w:rPr>
                      <w:rFonts w:ascii="Cambria Math" w:hAnsi="Cambria Math"/>
                      <w:i/>
                    </w:rPr>
                  </w:ins>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ins w:id="105" w:author="Parks, Robbie M" w:date="2023-12-15T17:21:00Z">
                <w:rPr>
                  <w:rFonts w:ascii="Cambria Math" w:hAnsi="Cambria Math"/>
                  <w:i/>
                </w:rPr>
              </w:ins>
            </m:ctrlPr>
          </m:sSubPr>
          <m:e>
            <m:sSub>
              <m:sSubPr>
                <m:ctrlPr>
                  <w:ins w:id="106" w:author="Parks, Robbie M" w:date="2023-12-15T17:21:00Z">
                    <w:rPr>
                      <w:rFonts w:ascii="Cambria Math" w:hAnsi="Cambria Math"/>
                      <w:i/>
                    </w:rPr>
                  </w:ins>
                </m:ctrlPr>
              </m:sSubPr>
              <m:e>
                <m:r>
                  <w:rPr>
                    <w:rFonts w:ascii="Cambria Math" w:hAnsi="Cambria Math"/>
                  </w:rPr>
                  <m:t>(n</m:t>
                </m:r>
              </m:e>
              <m:sub>
                <m:sSub>
                  <m:sSubPr>
                    <m:ctrlPr>
                      <w:ins w:id="107" w:author="Parks, Robbie M" w:date="2023-12-15T17:21:00Z">
                        <w:rPr>
                          <w:rFonts w:ascii="Cambria Math" w:hAnsi="Cambria Math"/>
                          <w:i/>
                        </w:rPr>
                      </w:ins>
                    </m:ctrlPr>
                  </m:sSubPr>
                  <m:e>
                    <m:r>
                      <w:rPr>
                        <w:rFonts w:ascii="Cambria Math" w:hAnsi="Cambria Math"/>
                      </w:rPr>
                      <m:t>Days</m:t>
                    </m:r>
                  </m:e>
                  <m:sub>
                    <m:sSub>
                      <m:sSubPr>
                        <m:ctrlPr>
                          <w:ins w:id="108"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ins w:id="109" w:author="Parks, Robbie M" w:date="2023-12-15T17:21:00Z">
                <w:rPr>
                  <w:rFonts w:ascii="Cambria Math" w:hAnsi="Cambria Math"/>
                  <w:i/>
                </w:rPr>
              </w:ins>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ins w:id="110" w:author="Parks, Robbie M" w:date="2023-12-15T17:21:00Z">
                <w:rPr>
                  <w:rFonts w:ascii="Cambria Math" w:hAnsi="Cambria Math"/>
                  <w:i/>
                </w:rPr>
              </w:ins>
            </m:ctrlPr>
          </m:sSubPr>
          <m:e>
            <m:sSub>
              <m:sSubPr>
                <m:ctrlPr>
                  <w:ins w:id="111" w:author="Parks, Robbie M" w:date="2023-12-15T17:21:00Z">
                    <w:rPr>
                      <w:rFonts w:ascii="Cambria Math" w:hAnsi="Cambria Math"/>
                      <w:i/>
                    </w:rPr>
                  </w:ins>
                </m:ctrlPr>
              </m:sSubPr>
              <m:e>
                <m:r>
                  <w:rPr>
                    <w:rFonts w:ascii="Cambria Math" w:hAnsi="Cambria Math"/>
                  </w:rPr>
                  <m:t>(n</m:t>
                </m:r>
              </m:e>
              <m:sub>
                <m:sSub>
                  <m:sSubPr>
                    <m:ctrlPr>
                      <w:ins w:id="112" w:author="Parks, Robbie M" w:date="2023-12-15T17:21:00Z">
                        <w:rPr>
                          <w:rFonts w:ascii="Cambria Math" w:hAnsi="Cambria Math"/>
                          <w:i/>
                        </w:rPr>
                      </w:ins>
                    </m:ctrlPr>
                  </m:sSubPr>
                  <m:e>
                    <m:r>
                      <w:rPr>
                        <w:rFonts w:ascii="Cambria Math" w:hAnsi="Cambria Math"/>
                      </w:rPr>
                      <m:t>Days</m:t>
                    </m:r>
                  </m:e>
                  <m:sub>
                    <m:sSub>
                      <m:sSubPr>
                        <m:ctrlPr>
                          <w:ins w:id="113"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ins w:id="114" w:author="Parks, Robbie M" w:date="2023-12-15T17:21:00Z">
                <w:rPr>
                  <w:rFonts w:ascii="Cambria Math" w:hAnsi="Cambria Math"/>
                  <w:i/>
                </w:rPr>
              </w:ins>
            </m:ctrlPr>
          </m:sSubPr>
          <m:e>
            <m:sSub>
              <m:sSubPr>
                <m:ctrlPr>
                  <w:ins w:id="115" w:author="Parks, Robbie M" w:date="2023-12-15T17:21:00Z">
                    <w:rPr>
                      <w:rFonts w:ascii="Cambria Math" w:hAnsi="Cambria Math"/>
                      <w:i/>
                    </w:rPr>
                  </w:ins>
                </m:ctrlPr>
              </m:sSubPr>
              <m:e>
                <m:r>
                  <w:rPr>
                    <w:rFonts w:ascii="Cambria Math" w:hAnsi="Cambria Math"/>
                  </w:rPr>
                  <m:t>(n</m:t>
                </m:r>
              </m:e>
              <m:sub>
                <m:sSub>
                  <m:sSubPr>
                    <m:ctrlPr>
                      <w:ins w:id="116" w:author="Parks, Robbie M" w:date="2023-12-15T17:21:00Z">
                        <w:rPr>
                          <w:rFonts w:ascii="Cambria Math" w:hAnsi="Cambria Math"/>
                          <w:i/>
                        </w:rPr>
                      </w:ins>
                    </m:ctrlPr>
                  </m:sSubPr>
                  <m:e>
                    <m:r>
                      <w:rPr>
                        <w:rFonts w:ascii="Cambria Math" w:hAnsi="Cambria Math"/>
                      </w:rPr>
                      <m:t>Days</m:t>
                    </m:r>
                  </m:e>
                  <m:sub>
                    <m:sSub>
                      <m:sSubPr>
                        <m:ctrlPr>
                          <w:ins w:id="117"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ins w:id="118" w:author="Parks, Robbie M" w:date="2023-12-15T17:21:00Z">
                <w:rPr>
                  <w:rFonts w:ascii="Cambria Math" w:hAnsi="Cambria Math"/>
                  <w:i/>
                </w:rPr>
              </w:ins>
            </m:ctrlPr>
          </m:sSubPr>
          <m:e>
            <m:sSub>
              <m:sSubPr>
                <m:ctrlPr>
                  <w:ins w:id="119" w:author="Parks, Robbie M" w:date="2023-12-15T17:21:00Z">
                    <w:rPr>
                      <w:rFonts w:ascii="Cambria Math" w:hAnsi="Cambria Math"/>
                      <w:i/>
                    </w:rPr>
                  </w:ins>
                </m:ctrlPr>
              </m:sSubPr>
              <m:e>
                <m:r>
                  <w:rPr>
                    <w:rFonts w:ascii="Cambria Math" w:hAnsi="Cambria Math"/>
                  </w:rPr>
                  <m:t>(n</m:t>
                </m:r>
              </m:e>
              <m:sub>
                <m:sSub>
                  <m:sSubPr>
                    <m:ctrlPr>
                      <w:ins w:id="120" w:author="Parks, Robbie M" w:date="2023-12-15T17:21:00Z">
                        <w:rPr>
                          <w:rFonts w:ascii="Cambria Math" w:hAnsi="Cambria Math"/>
                          <w:i/>
                        </w:rPr>
                      </w:ins>
                    </m:ctrlPr>
                  </m:sSubPr>
                  <m:e>
                    <m:r>
                      <w:rPr>
                        <w:rFonts w:ascii="Cambria Math" w:hAnsi="Cambria Math"/>
                      </w:rPr>
                      <m:t>Days</m:t>
                    </m:r>
                  </m:e>
                  <m:sub>
                    <m:sSub>
                      <m:sSubPr>
                        <m:ctrlPr>
                          <w:ins w:id="121"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ins w:id="122" w:author="Parks, Robbie M" w:date="2023-12-15T17:21:00Z">
                <w:rPr>
                  <w:rFonts w:ascii="Cambria Math" w:hAnsi="Cambria Math"/>
                  <w:i/>
                </w:rPr>
              </w:ins>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ins w:id="123"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ins w:id="124" w:author="Parks, Robbie M" w:date="2023-12-15T17:21:00Z">
                <w:rPr>
                  <w:rFonts w:ascii="Cambria Math" w:hAnsi="Cambria Math"/>
                  <w:i/>
                </w:rPr>
              </w:ins>
            </m:ctrlPr>
          </m:sSubPr>
          <m:e>
            <m:sSub>
              <m:sSubPr>
                <m:ctrlPr>
                  <w:ins w:id="125" w:author="Parks, Robbie M" w:date="2023-12-15T17:21:00Z">
                    <w:rPr>
                      <w:rFonts w:ascii="Cambria Math" w:hAnsi="Cambria Math"/>
                      <w:i/>
                    </w:rPr>
                  </w:ins>
                </m:ctrlPr>
              </m:sSubPr>
              <m:e>
                <m:r>
                  <w:rPr>
                    <w:rFonts w:ascii="Cambria Math" w:hAnsi="Cambria Math"/>
                  </w:rPr>
                  <m:t>(n</m:t>
                </m:r>
              </m:e>
              <m:sub>
                <m:sSub>
                  <m:sSubPr>
                    <m:ctrlPr>
                      <w:ins w:id="126" w:author="Parks, Robbie M" w:date="2023-12-15T17:21:00Z">
                        <w:rPr>
                          <w:rFonts w:ascii="Cambria Math" w:hAnsi="Cambria Math"/>
                          <w:i/>
                        </w:rPr>
                      </w:ins>
                    </m:ctrlPr>
                  </m:sSubPr>
                  <m:e>
                    <m:r>
                      <w:rPr>
                        <w:rFonts w:ascii="Cambria Math" w:hAnsi="Cambria Math"/>
                      </w:rPr>
                      <m:t>Days</m:t>
                    </m:r>
                  </m:e>
                  <m:sub>
                    <m:sSub>
                      <m:sSubPr>
                        <m:ctrlPr>
                          <w:ins w:id="127"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ins w:id="128"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ins w:id="129"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ins w:id="130" w:author="Parks, Robbie M" w:date="2023-12-15T17:21:00Z">
                <w:rPr>
                  <w:rFonts w:ascii="Cambria Math" w:hAnsi="Cambria Math"/>
                  <w:i/>
                </w:rPr>
              </w:ins>
            </m:ctrlPr>
          </m:sSupPr>
          <m:e>
            <m:r>
              <w:rPr>
                <w:rFonts w:ascii="Cambria Math" w:hAnsi="Cambria Math"/>
              </w:rPr>
              <m:t>∆</m:t>
            </m:r>
            <m:sSub>
              <m:sSubPr>
                <m:ctrlPr>
                  <w:ins w:id="131" w:author="Parks, Robbie M" w:date="2023-12-15T17:21:00Z">
                    <w:rPr>
                      <w:rFonts w:ascii="Cambria Math" w:hAnsi="Cambria Math"/>
                      <w:i/>
                    </w:rPr>
                  </w:ins>
                </m:ctrlPr>
              </m:sSubPr>
              <m:e>
                <m:sSub>
                  <m:sSubPr>
                    <m:ctrlPr>
                      <w:ins w:id="132" w:author="Parks, Robbie M" w:date="2023-12-15T17:21:00Z">
                        <w:rPr>
                          <w:rFonts w:ascii="Cambria Math" w:hAnsi="Cambria Math"/>
                          <w:i/>
                        </w:rPr>
                      </w:ins>
                    </m:ctrlPr>
                  </m:sSubPr>
                  <m:e>
                    <m:r>
                      <w:rPr>
                        <w:rFonts w:ascii="Cambria Math" w:hAnsi="Cambria Math"/>
                      </w:rPr>
                      <m:t>(n</m:t>
                    </m:r>
                  </m:e>
                  <m:sub>
                    <m:sSub>
                      <m:sSubPr>
                        <m:ctrlPr>
                          <w:ins w:id="133" w:author="Parks, Robbie M" w:date="2023-12-15T17:21:00Z">
                            <w:rPr>
                              <w:rFonts w:ascii="Cambria Math" w:hAnsi="Cambria Math"/>
                              <w:i/>
                            </w:rPr>
                          </w:ins>
                        </m:ctrlPr>
                      </m:sSubPr>
                      <m:e>
                        <m:r>
                          <w:rPr>
                            <w:rFonts w:ascii="Cambria Math" w:hAnsi="Cambria Math"/>
                          </w:rPr>
                          <m:t>Days</m:t>
                        </m:r>
                      </m:e>
                      <m:sub>
                        <m:sSub>
                          <m:sSubPr>
                            <m:ctrlPr>
                              <w:ins w:id="134"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ins w:id="135" w:author="Parks, Robbie M" w:date="2023-12-15T17:21:00Z">
                <w:rPr>
                  <w:rFonts w:ascii="Cambria Math" w:hAnsi="Cambria Math"/>
                  <w:i/>
                </w:rPr>
              </w:ins>
            </m:ctrlPr>
          </m:sSupPr>
          <m:e>
            <m:r>
              <w:rPr>
                <w:rFonts w:ascii="Cambria Math" w:hAnsi="Cambria Math"/>
              </w:rPr>
              <m:t>∆</m:t>
            </m:r>
            <m:sSub>
              <m:sSubPr>
                <m:ctrlPr>
                  <w:ins w:id="136" w:author="Parks, Robbie M" w:date="2023-12-15T17:21:00Z">
                    <w:rPr>
                      <w:rFonts w:ascii="Cambria Math" w:hAnsi="Cambria Math"/>
                      <w:i/>
                    </w:rPr>
                  </w:ins>
                </m:ctrlPr>
              </m:sSubPr>
              <m:e>
                <m:sSub>
                  <m:sSubPr>
                    <m:ctrlPr>
                      <w:ins w:id="137" w:author="Parks, Robbie M" w:date="2023-12-15T17:21:00Z">
                        <w:rPr>
                          <w:rFonts w:ascii="Cambria Math" w:hAnsi="Cambria Math"/>
                          <w:i/>
                        </w:rPr>
                      </w:ins>
                    </m:ctrlPr>
                  </m:sSubPr>
                  <m:e>
                    <m:r>
                      <w:rPr>
                        <w:rFonts w:ascii="Cambria Math" w:hAnsi="Cambria Math"/>
                      </w:rPr>
                      <m:t>(n</m:t>
                    </m:r>
                  </m:e>
                  <m:sub>
                    <m:sSub>
                      <m:sSubPr>
                        <m:ctrlPr>
                          <w:ins w:id="138" w:author="Parks, Robbie M" w:date="2023-12-15T17:21:00Z">
                            <w:rPr>
                              <w:rFonts w:ascii="Cambria Math" w:hAnsi="Cambria Math"/>
                              <w:i/>
                            </w:rPr>
                          </w:ins>
                        </m:ctrlPr>
                      </m:sSubPr>
                      <m:e>
                        <m:r>
                          <w:rPr>
                            <w:rFonts w:ascii="Cambria Math" w:hAnsi="Cambria Math"/>
                          </w:rPr>
                          <m:t>Days</m:t>
                        </m:r>
                      </m:e>
                      <m:sub>
                        <m:sSub>
                          <m:sSubPr>
                            <m:ctrlPr>
                              <w:ins w:id="139" w:author="Parks, Robbie M" w:date="2023-12-15T17:21:00Z">
                                <w:rPr>
                                  <w:rFonts w:ascii="Cambria Math" w:hAnsi="Cambria Math"/>
                                  <w:i/>
                                </w:rPr>
                              </w:ins>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ins w:id="140" w:author="Parks, Robbie M" w:date="2023-12-15T17:21:00Z">
                <w:rPr>
                  <w:rFonts w:ascii="Cambria Math" w:hAnsi="Cambria Math"/>
                  <w:i/>
                </w:rPr>
              </w:ins>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00000026" w14:textId="58245A72" w:rsidR="005629FE" w:rsidRPr="005A2D82" w:rsidRDefault="005A2D82" w:rsidP="005A42BE">
      <w:pPr>
        <w:widowControl w:val="0"/>
        <w:jc w:val="both"/>
      </w:pPr>
      <w:r w:rsidRPr="005A2D82">
        <w:t xml:space="preserve">We include additional analyses by further carceral facility types in the Supplementary 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r w:rsidRPr="005A2D82">
        <w:br w:type="page"/>
      </w:r>
    </w:p>
    <w:p w14:paraId="00000027" w14:textId="77777777"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w:t>
      </w:r>
      <w:proofErr w:type="spellStart"/>
      <w:r>
        <w:t>Skarha</w:t>
      </w:r>
      <w:proofErr w:type="spellEnd"/>
      <w:r>
        <w:t xml:space="preserve">,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w:t>
      </w:r>
      <w:proofErr w:type="spellStart"/>
      <w:r>
        <w:t>Skarha</w:t>
      </w:r>
      <w:proofErr w:type="spellEnd"/>
      <w:r>
        <w:t xml:space="preserve">, M. Peterson, J. D. Rich, D. </w:t>
      </w:r>
      <w:proofErr w:type="spellStart"/>
      <w:r>
        <w:t>Dosa</w:t>
      </w:r>
      <w:proofErr w:type="spellEnd"/>
      <w:r>
        <w:t xml:space="preserve">,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pPr>
      <w:r>
        <w:t xml:space="preserve">A. R. Colucci, D. J. </w:t>
      </w:r>
      <w:proofErr w:type="spellStart"/>
      <w:r>
        <w:t>Vecellio</w:t>
      </w:r>
      <w:proofErr w:type="spellEnd"/>
      <w:r>
        <w:t xml:space="preserve">, M. J. Allen, Thermal (In)equity and incarceration: A necessary nexus for geographers. </w:t>
      </w:r>
      <w:r>
        <w:rPr>
          <w:i/>
        </w:rPr>
        <w:t xml:space="preserve">Environ. Plan. E Nat. Space </w:t>
      </w:r>
      <w:r>
        <w:t>6, 638–657 (2023).</w:t>
      </w:r>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 xml:space="preserve">Pradhan, B., </w:t>
      </w:r>
      <w:proofErr w:type="spellStart"/>
      <w:r w:rsidRPr="009F4A86">
        <w:t>Kjellstrom</w:t>
      </w:r>
      <w:proofErr w:type="spellEnd"/>
      <w:r w:rsidRPr="009F4A86">
        <w:t xml:space="preserve">, T., </w:t>
      </w:r>
      <w:proofErr w:type="spellStart"/>
      <w:r w:rsidRPr="009F4A86">
        <w:t>Atar</w:t>
      </w:r>
      <w:proofErr w:type="spellEnd"/>
      <w:r w:rsidRPr="009F4A86">
        <w:t xml:space="preserve">, D., Sharma, P., </w:t>
      </w:r>
      <w:proofErr w:type="spellStart"/>
      <w:r w:rsidRPr="009F4A86">
        <w:t>Kayastha</w:t>
      </w:r>
      <w:proofErr w:type="spellEnd"/>
      <w:r w:rsidRPr="009F4A86">
        <w:t>,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Bernard, T. E., &amp; Iheanacho, I. (2015). Heat index and adjusted temperature as surrogates for wet bulb globe temperature to screen for occupational heat stress. Journal of 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77777777" w:rsidR="00D67895" w:rsidRDefault="00D67895">
      <w:pPr>
        <w:widowControl w:val="0"/>
        <w:jc w:val="both"/>
        <w:rPr>
          <w:b/>
        </w:rPr>
        <w:sectPr w:rsidR="00D67895" w:rsidSect="00856FD6">
          <w:headerReference w:type="default" r:id="rId15"/>
          <w:footerReference w:type="even" r:id="rId16"/>
          <w:footerReference w:type="default" r:id="rId17"/>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8">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19">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20">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7A8FFB0"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1">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2">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1F90271"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3">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32B91620"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4">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1CE529"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5">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52E8C225"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sectPr w:rsidR="00795B4C" w:rsidSect="00856FD6">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2-15T17:22:00Z" w:initials="RP">
    <w:p w14:paraId="018BDD44" w14:textId="77777777" w:rsidR="00BF36DD" w:rsidRDefault="00BF36DD" w:rsidP="00BF36DD">
      <w:r>
        <w:rPr>
          <w:rStyle w:val="CommentReference"/>
        </w:rPr>
        <w:annotationRef/>
      </w:r>
      <w:r>
        <w:rPr>
          <w:sz w:val="20"/>
        </w:rPr>
        <w:t xml:space="preserve">From previous draft of main manuscript </w:t>
      </w:r>
    </w:p>
  </w:comment>
  <w:comment w:id="1" w:author="Tuholske, Cascade" w:date="2023-12-17T11:58:00Z" w:initials="MOU">
    <w:p w14:paraId="6DC7A21F" w14:textId="77777777" w:rsidR="00777268" w:rsidRDefault="00777268" w:rsidP="00777268">
      <w:r>
        <w:rPr>
          <w:rStyle w:val="CommentReference"/>
        </w:rPr>
        <w:annotationRef/>
      </w:r>
      <w:r>
        <w:rPr>
          <w:color w:val="000000"/>
          <w:sz w:val="20"/>
        </w:rPr>
        <w:t>looks good. References fixed</w:t>
      </w:r>
    </w:p>
  </w:comment>
  <w:comment w:id="2" w:author="Parks, Robbie M" w:date="2023-12-15T17:16:00Z" w:initials="RP">
    <w:p w14:paraId="45AAA2D8" w14:textId="6B6D0289" w:rsidR="005C74CF" w:rsidRDefault="00BF36DD" w:rsidP="005C74CF">
      <w:r>
        <w:rPr>
          <w:rStyle w:val="CommentReference"/>
        </w:rPr>
        <w:annotationRef/>
      </w:r>
      <w:r w:rsidR="005C74CF">
        <w:rPr>
          <w:sz w:val="20"/>
        </w:rPr>
        <w:t xml:space="preserve">From previous draft of main manuscript </w:t>
      </w:r>
    </w:p>
  </w:comment>
  <w:comment w:id="3" w:author="Tuholske, Cascade" w:date="2023-12-17T11:58:00Z" w:initials="MOU">
    <w:p w14:paraId="6350702F" w14:textId="77777777" w:rsidR="00777268" w:rsidRDefault="00777268" w:rsidP="00777268">
      <w:r>
        <w:rPr>
          <w:rStyle w:val="CommentReference"/>
        </w:rPr>
        <w:annotationRef/>
      </w:r>
      <w:r>
        <w:rPr>
          <w:color w:val="000000"/>
          <w:sz w:val="20"/>
        </w:rPr>
        <w:t>looks good</w:t>
      </w:r>
    </w:p>
  </w:comment>
  <w:comment w:id="4" w:author="Parks, Robbie M" w:date="2023-12-15T17:27:00Z" w:initials="RP">
    <w:p w14:paraId="14AEB3F8" w14:textId="0575D385" w:rsidR="00EC4B07" w:rsidRDefault="00EC4B07" w:rsidP="00EC4B07">
      <w:r>
        <w:rPr>
          <w:rStyle w:val="CommentReference"/>
        </w:rPr>
        <w:annotationRef/>
      </w:r>
      <w:r>
        <w:rPr>
          <w:sz w:val="20"/>
        </w:rPr>
        <w:t>Paragraph from main manuscript</w:t>
      </w:r>
    </w:p>
  </w:comment>
  <w:comment w:id="5" w:author="Tuholske, Cascade" w:date="2023-12-17T12:02:00Z" w:initials="MOU">
    <w:p w14:paraId="32903BAE" w14:textId="77777777" w:rsidR="00B80A71" w:rsidRDefault="00B80A71" w:rsidP="00B80A71">
      <w:r>
        <w:rPr>
          <w:rStyle w:val="CommentReference"/>
        </w:rPr>
        <w:annotationRef/>
      </w:r>
      <w:r>
        <w:rPr>
          <w:color w:val="000000"/>
          <w:sz w:val="20"/>
        </w:rPr>
        <w:t>updated references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8BDD44" w15:done="0"/>
  <w15:commentEx w15:paraId="6DC7A21F" w15:paraIdParent="018BDD44" w15:done="0"/>
  <w15:commentEx w15:paraId="45AAA2D8" w15:done="0"/>
  <w15:commentEx w15:paraId="6350702F" w15:paraIdParent="45AAA2D8" w15:done="0"/>
  <w15:commentEx w15:paraId="14AEB3F8" w15:done="0"/>
  <w15:commentEx w15:paraId="32903BAE" w15:paraIdParent="14AEB3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F8F2417" w16cex:dateUtc="2023-12-15T22:22:00Z"/>
  <w16cex:commentExtensible w16cex:durableId="36A89D8C" w16cex:dateUtc="2023-12-17T18:58:00Z"/>
  <w16cex:commentExtensible w16cex:durableId="76D2B843" w16cex:dateUtc="2023-12-15T22:16:00Z"/>
  <w16cex:commentExtensible w16cex:durableId="1783A0C5" w16cex:dateUtc="2023-12-17T18:58:00Z"/>
  <w16cex:commentExtensible w16cex:durableId="31860EA2" w16cex:dateUtc="2023-12-15T22:27:00Z"/>
  <w16cex:commentExtensible w16cex:durableId="100B24E5" w16cex:dateUtc="2023-12-17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8BDD44" w16cid:durableId="7F8F2417"/>
  <w16cid:commentId w16cid:paraId="6DC7A21F" w16cid:durableId="36A89D8C"/>
  <w16cid:commentId w16cid:paraId="45AAA2D8" w16cid:durableId="76D2B843"/>
  <w16cid:commentId w16cid:paraId="6350702F" w16cid:durableId="1783A0C5"/>
  <w16cid:commentId w16cid:paraId="14AEB3F8" w16cid:durableId="31860EA2"/>
  <w16cid:commentId w16cid:paraId="32903BAE" w16cid:durableId="100B24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C57F7" w14:textId="77777777" w:rsidR="00856FD6" w:rsidRDefault="00856FD6">
      <w:r>
        <w:separator/>
      </w:r>
    </w:p>
  </w:endnote>
  <w:endnote w:type="continuationSeparator" w:id="0">
    <w:p w14:paraId="0310CA63" w14:textId="77777777" w:rsidR="00856FD6" w:rsidRDefault="00856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E36D3" w14:textId="77777777" w:rsidR="00856FD6" w:rsidRDefault="00856FD6">
      <w:r>
        <w:separator/>
      </w:r>
    </w:p>
  </w:footnote>
  <w:footnote w:type="continuationSeparator" w:id="0">
    <w:p w14:paraId="4E5E0877" w14:textId="77777777" w:rsidR="00856FD6" w:rsidRDefault="00856F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11296036">
    <w:abstractNumId w:val="2"/>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rson w15:author="Tuholske, Cascade">
    <w15:presenceInfo w15:providerId="AD" w15:userId="S::t61d992@msu.montana.edu::afa5c390-4722-4083-ba79-a36f49c6c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30EBE"/>
    <w:rsid w:val="00053801"/>
    <w:rsid w:val="00057A6E"/>
    <w:rsid w:val="00075226"/>
    <w:rsid w:val="00094005"/>
    <w:rsid w:val="000A3E83"/>
    <w:rsid w:val="000B61B5"/>
    <w:rsid w:val="000D1F08"/>
    <w:rsid w:val="000D46B0"/>
    <w:rsid w:val="0014495F"/>
    <w:rsid w:val="0016243F"/>
    <w:rsid w:val="0016264F"/>
    <w:rsid w:val="00163749"/>
    <w:rsid w:val="001817B6"/>
    <w:rsid w:val="00182AF9"/>
    <w:rsid w:val="00184F01"/>
    <w:rsid w:val="00185AF1"/>
    <w:rsid w:val="001B0FA0"/>
    <w:rsid w:val="001D0E47"/>
    <w:rsid w:val="001F3E4F"/>
    <w:rsid w:val="002039BB"/>
    <w:rsid w:val="00211195"/>
    <w:rsid w:val="00231D97"/>
    <w:rsid w:val="00244841"/>
    <w:rsid w:val="00250A4B"/>
    <w:rsid w:val="00287F59"/>
    <w:rsid w:val="002D2930"/>
    <w:rsid w:val="003263D2"/>
    <w:rsid w:val="003333C2"/>
    <w:rsid w:val="00351B6F"/>
    <w:rsid w:val="0036328E"/>
    <w:rsid w:val="00377D75"/>
    <w:rsid w:val="00397AC7"/>
    <w:rsid w:val="003A7310"/>
    <w:rsid w:val="003C78EA"/>
    <w:rsid w:val="003F0B7D"/>
    <w:rsid w:val="003F7D5A"/>
    <w:rsid w:val="00414460"/>
    <w:rsid w:val="00420CA3"/>
    <w:rsid w:val="0047780E"/>
    <w:rsid w:val="00495B23"/>
    <w:rsid w:val="004A03A2"/>
    <w:rsid w:val="004C4BD4"/>
    <w:rsid w:val="004F261B"/>
    <w:rsid w:val="005166FA"/>
    <w:rsid w:val="005629FE"/>
    <w:rsid w:val="00590DE3"/>
    <w:rsid w:val="00595B9E"/>
    <w:rsid w:val="005A2D82"/>
    <w:rsid w:val="005A42BE"/>
    <w:rsid w:val="005A68DE"/>
    <w:rsid w:val="005C335B"/>
    <w:rsid w:val="005C65C8"/>
    <w:rsid w:val="005C74CF"/>
    <w:rsid w:val="005D55FD"/>
    <w:rsid w:val="005F72BC"/>
    <w:rsid w:val="006121D5"/>
    <w:rsid w:val="0062700E"/>
    <w:rsid w:val="006372B5"/>
    <w:rsid w:val="00661E87"/>
    <w:rsid w:val="0066320F"/>
    <w:rsid w:val="00671F5E"/>
    <w:rsid w:val="006760B5"/>
    <w:rsid w:val="00684957"/>
    <w:rsid w:val="0068703A"/>
    <w:rsid w:val="006B2D73"/>
    <w:rsid w:val="006B449B"/>
    <w:rsid w:val="006C6E3A"/>
    <w:rsid w:val="00724018"/>
    <w:rsid w:val="00743FBC"/>
    <w:rsid w:val="00777268"/>
    <w:rsid w:val="00791CBC"/>
    <w:rsid w:val="00795B4C"/>
    <w:rsid w:val="007A0132"/>
    <w:rsid w:val="007A2AAE"/>
    <w:rsid w:val="0080218C"/>
    <w:rsid w:val="00804876"/>
    <w:rsid w:val="0082027E"/>
    <w:rsid w:val="00835E62"/>
    <w:rsid w:val="00856FD6"/>
    <w:rsid w:val="008735A5"/>
    <w:rsid w:val="008972F4"/>
    <w:rsid w:val="008A5F3A"/>
    <w:rsid w:val="008A6D00"/>
    <w:rsid w:val="008C6ADD"/>
    <w:rsid w:val="008D4E3E"/>
    <w:rsid w:val="008F0973"/>
    <w:rsid w:val="00904FB2"/>
    <w:rsid w:val="00936CBF"/>
    <w:rsid w:val="00962FE6"/>
    <w:rsid w:val="0096513F"/>
    <w:rsid w:val="009738D5"/>
    <w:rsid w:val="0098667C"/>
    <w:rsid w:val="009B3172"/>
    <w:rsid w:val="009B7B98"/>
    <w:rsid w:val="009C5950"/>
    <w:rsid w:val="009C7EC1"/>
    <w:rsid w:val="009D000C"/>
    <w:rsid w:val="009D4625"/>
    <w:rsid w:val="00A075B1"/>
    <w:rsid w:val="00A12493"/>
    <w:rsid w:val="00A41537"/>
    <w:rsid w:val="00A57815"/>
    <w:rsid w:val="00A66CD0"/>
    <w:rsid w:val="00A70536"/>
    <w:rsid w:val="00A71BA2"/>
    <w:rsid w:val="00A9316A"/>
    <w:rsid w:val="00AA7F31"/>
    <w:rsid w:val="00AB281C"/>
    <w:rsid w:val="00AB5F7A"/>
    <w:rsid w:val="00AB6881"/>
    <w:rsid w:val="00AF6F58"/>
    <w:rsid w:val="00B02FF2"/>
    <w:rsid w:val="00B078F9"/>
    <w:rsid w:val="00B32C9D"/>
    <w:rsid w:val="00B80A71"/>
    <w:rsid w:val="00B9637D"/>
    <w:rsid w:val="00BB60D3"/>
    <w:rsid w:val="00BC48AE"/>
    <w:rsid w:val="00BD237D"/>
    <w:rsid w:val="00BF36DD"/>
    <w:rsid w:val="00C77F50"/>
    <w:rsid w:val="00CA6D75"/>
    <w:rsid w:val="00CB4EB2"/>
    <w:rsid w:val="00CB5F9D"/>
    <w:rsid w:val="00CD437D"/>
    <w:rsid w:val="00CE1C7F"/>
    <w:rsid w:val="00D06A69"/>
    <w:rsid w:val="00D60BA8"/>
    <w:rsid w:val="00D63234"/>
    <w:rsid w:val="00D67895"/>
    <w:rsid w:val="00D859C2"/>
    <w:rsid w:val="00D9553B"/>
    <w:rsid w:val="00DD0E87"/>
    <w:rsid w:val="00DF1454"/>
    <w:rsid w:val="00E170CE"/>
    <w:rsid w:val="00E65734"/>
    <w:rsid w:val="00E662AA"/>
    <w:rsid w:val="00E76DEC"/>
    <w:rsid w:val="00E83301"/>
    <w:rsid w:val="00E97468"/>
    <w:rsid w:val="00EA2B30"/>
    <w:rsid w:val="00EA4A3E"/>
    <w:rsid w:val="00EC4B07"/>
    <w:rsid w:val="00F0440E"/>
    <w:rsid w:val="00F20F6B"/>
    <w:rsid w:val="00F31467"/>
    <w:rsid w:val="00F5557C"/>
    <w:rsid w:val="00F55AB1"/>
    <w:rsid w:val="00F62A81"/>
    <w:rsid w:val="00F65082"/>
    <w:rsid w:val="00F8725A"/>
    <w:rsid w:val="00F95AA5"/>
    <w:rsid w:val="00FA0A15"/>
    <w:rsid w:val="00FC07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1.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emf"/><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5"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theme" Target="theme/theme1.xml"/><Relationship Id="rId10" Type="http://schemas.openxmlformats.org/officeDocument/2006/relationships/hyperlink" Target="mailto:cascade.tuholske1@montana.edu" TargetMode="External"/><Relationship Id="rId19" Type="http://schemas.openxmlformats.org/officeDocument/2006/relationships/image" Target="media/image2.emf"/><Relationship Id="rId4" Type="http://schemas.openxmlformats.org/officeDocument/2006/relationships/styles" Target="styles.xml"/><Relationship Id="rId9" Type="http://schemas.openxmlformats.org/officeDocument/2006/relationships/hyperlink" Target="mailto:robbie.parks@columbia.edu" TargetMode="External"/><Relationship Id="rId14" Type="http://schemas.microsoft.com/office/2018/08/relationships/commentsExtensible" Target="commentsExtensible.xml"/><Relationship Id="rId22" Type="http://schemas.openxmlformats.org/officeDocument/2006/relationships/image" Target="media/image5.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Props1.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Tuholske, Cascade</cp:lastModifiedBy>
  <cp:revision>3</cp:revision>
  <dcterms:created xsi:type="dcterms:W3CDTF">2023-12-17T18:49:00Z</dcterms:created>
  <dcterms:modified xsi:type="dcterms:W3CDTF">2023-12-17T19:19:00Z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