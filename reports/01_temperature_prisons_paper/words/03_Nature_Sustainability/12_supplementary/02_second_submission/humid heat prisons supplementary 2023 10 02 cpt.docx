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114E5" w14:textId="77777777" w:rsidR="00D63234" w:rsidRPr="00D63234" w:rsidRDefault="00D63234" w:rsidP="00D63234">
      <w:pPr>
        <w:spacing w:line="480" w:lineRule="auto"/>
        <w:jc w:val="both"/>
        <w:rPr>
          <w:b/>
          <w:color w:val="000000"/>
        </w:rPr>
      </w:pPr>
      <w:r w:rsidRPr="00D63234">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518DDD3E"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8">
        <w:r>
          <w:rPr>
            <w:color w:val="0000FF"/>
            <w:szCs w:val="24"/>
            <w:u w:val="single"/>
          </w:rPr>
          <w:t>robbie.parks@columbia.edu</w:t>
        </w:r>
      </w:hyperlink>
      <w:r>
        <w:rPr>
          <w:color w:val="000000"/>
          <w:szCs w:val="24"/>
        </w:rPr>
        <w:t xml:space="preserve"> and </w:t>
      </w:r>
      <w:hyperlink r:id="rId9">
        <w:r>
          <w:rPr>
            <w:color w:val="0000FF"/>
            <w:szCs w:val="24"/>
            <w:u w:val="single"/>
          </w:rPr>
          <w:t>cascade.tuholske1@montana.edu</w:t>
        </w:r>
      </w:hyperlink>
    </w:p>
    <w:p w14:paraId="0000000C" w14:textId="77777777" w:rsidR="005629FE" w:rsidRDefault="00000000">
      <w:pPr>
        <w:spacing w:line="480" w:lineRule="auto"/>
        <w:jc w:val="both"/>
      </w:pPr>
      <w:r>
        <w:br w:type="page"/>
      </w:r>
    </w:p>
    <w:p w14:paraId="0000000D" w14:textId="77777777" w:rsidR="005629FE" w:rsidRDefault="00000000">
      <w:pPr>
        <w:widowControl w:val="0"/>
        <w:jc w:val="both"/>
        <w:rPr>
          <w:b/>
        </w:rPr>
      </w:pPr>
      <w:r>
        <w:rPr>
          <w:b/>
        </w:rPr>
        <w:lastRenderedPageBreak/>
        <w:t>Incarceration Data</w:t>
      </w:r>
    </w:p>
    <w:p w14:paraId="0000000E" w14:textId="77777777" w:rsidR="005629FE" w:rsidRDefault="00000000">
      <w:pPr>
        <w:widowControl w:val="0"/>
        <w:jc w:val="both"/>
        <w:rPr>
          <w:i/>
        </w:rPr>
      </w:pPr>
      <w:r>
        <w:t>We use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Pr>
          <w:vertAlign w:val="superscript"/>
        </w:rPr>
        <w:t>1</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4F4E6421"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Pr>
          <w:vertAlign w:val="superscript"/>
        </w:rPr>
        <w:t>2</w:t>
      </w:r>
      <w:r>
        <w:t xml:space="preserve"> As described in,</w:t>
      </w:r>
      <w:r>
        <w:rPr>
          <w:vertAlign w:val="superscript"/>
        </w:rPr>
        <w:t>3-5</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been well-validated</w:t>
      </w:r>
      <w:ins w:id="0" w:author="Tuholske, Cascade" w:date="2023-10-02T19:24:00Z">
        <w:r w:rsidR="006760B5">
          <w:rPr>
            <w:vertAlign w:val="superscript"/>
          </w:rPr>
          <w:t>3-5</w:t>
        </w:r>
      </w:ins>
      <w:del w:id="1" w:author="Tuholske, Cascade" w:date="2023-10-02T19:24:00Z">
        <w:r w:rsidR="009C5950" w:rsidDel="006760B5">
          <w:delText xml:space="preserve"> [ref]</w:delText>
        </w:r>
      </w:del>
      <w:r>
        <w:t xml:space="preserve"> and shown to be well-suited for heat-related epidemiological research in the United States.</w:t>
      </w:r>
      <w:r>
        <w:rPr>
          <w:vertAlign w:val="superscript"/>
        </w:rPr>
        <w:t>5</w:t>
      </w:r>
      <w:r>
        <w:t xml:space="preserve"> The 4-km dataset is freely available.</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331DD767" w14:textId="79306667"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Pr>
          <w:vertAlign w:val="superscript"/>
        </w:rPr>
        <w:t>6,7</w:t>
      </w:r>
      <w:r>
        <w:t xml:space="preserve"> Following</w:t>
      </w:r>
      <w:r w:rsidR="00CE1C7F">
        <w:t xml:space="preserve"> </w:t>
      </w:r>
      <w:r w:rsidR="00CE1C7F">
        <w:rPr>
          <w:vertAlign w:val="superscript"/>
        </w:rPr>
        <w:t>5</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ins w:id="2" w:author="Tuholske, Cascade" w:date="2023-10-02T19:42: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ins w:id="3" w:author="Tuholske, Cascade" w:date="2023-10-02T19:42:00Z">
                <w:rPr>
                  <w:rFonts w:ascii="Cambria Math" w:hAnsi="Cambria Math"/>
                  <w:i/>
                  <w:sz w:val="20"/>
                </w:rPr>
              </w:ins>
            </m:ctrlPr>
          </m:fPr>
          <m:num>
            <m:d>
              <m:dPr>
                <m:begChr m:val="["/>
                <m:endChr m:val="]"/>
                <m:ctrlPr>
                  <w:ins w:id="4" w:author="Tuholske, Cascade" w:date="2023-10-02T19:42:00Z">
                    <w:rPr>
                      <w:rFonts w:ascii="Cambria Math" w:eastAsiaTheme="minorHAnsi" w:hAnsi="Cambria Math"/>
                      <w:i/>
                      <w:sz w:val="20"/>
                    </w:rPr>
                  </w:ins>
                </m:ctrlPr>
              </m:dPr>
              <m:e>
                <m:r>
                  <w:rPr>
                    <w:rFonts w:ascii="Cambria Math" w:hAnsi="Cambria Math"/>
                    <w:sz w:val="20"/>
                  </w:rPr>
                  <m:t>610.94 Pa ∙</m:t>
                </m:r>
                <m:sSup>
                  <m:sSupPr>
                    <m:ctrlPr>
                      <w:ins w:id="5" w:author="Tuholske, Cascade" w:date="2023-10-02T19:42:00Z">
                        <w:rPr>
                          <w:rFonts w:ascii="Cambria Math" w:hAnsi="Cambria Math"/>
                          <w:i/>
                          <w:sz w:val="20"/>
                        </w:rPr>
                      </w:ins>
                    </m:ctrlPr>
                  </m:sSupPr>
                  <m:e>
                    <m:r>
                      <w:rPr>
                        <w:rFonts w:ascii="Cambria Math" w:hAnsi="Cambria Math"/>
                        <w:sz w:val="20"/>
                      </w:rPr>
                      <m:t xml:space="preserve"> e</m:t>
                    </m:r>
                  </m:e>
                  <m:sup>
                    <m:d>
                      <m:dPr>
                        <m:ctrlPr>
                          <w:ins w:id="6" w:author="Tuholske, Cascade" w:date="2023-10-02T19:42:00Z">
                            <w:rPr>
                              <w:rFonts w:ascii="Cambria Math" w:eastAsiaTheme="minorHAnsi" w:hAnsi="Cambria Math"/>
                              <w:i/>
                              <w:sz w:val="20"/>
                            </w:rPr>
                          </w:ins>
                        </m:ctrlPr>
                      </m:dPr>
                      <m:e>
                        <m:f>
                          <m:fPr>
                            <m:ctrlPr>
                              <w:ins w:id="7" w:author="Tuholske, Cascade" w:date="2023-10-02T19:42:00Z">
                                <w:rPr>
                                  <w:rFonts w:ascii="Cambria Math" w:hAnsi="Cambria Math"/>
                                  <w:i/>
                                  <w:sz w:val="20"/>
                                </w:rPr>
                              </w:ins>
                            </m:ctrlPr>
                          </m:fPr>
                          <m:num>
                            <m:r>
                              <w:rPr>
                                <w:rFonts w:ascii="Cambria Math" w:hAnsi="Cambria Math"/>
                                <w:sz w:val="20"/>
                              </w:rPr>
                              <m:t xml:space="preserve">17.625 ∙ </m:t>
                            </m:r>
                            <m:sSub>
                              <m:sSubPr>
                                <m:ctrlPr>
                                  <w:ins w:id="8"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ins w:id="9"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ins w:id="10" w:author="Tuholske, Cascade" w:date="2023-10-02T19:42:00Z">
                    <w:rPr>
                      <w:rFonts w:ascii="Cambria Math" w:hAnsi="Cambria Math"/>
                      <w:i/>
                      <w:sz w:val="20"/>
                    </w:rPr>
                  </w:ins>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ins w:id="11" w:author="Tuholske, Cascade" w:date="2023-10-02T19:42:00Z">
                    <w:rPr>
                      <w:rFonts w:ascii="Cambria Math" w:hAnsi="Cambria Math"/>
                      <w:i/>
                      <w:sz w:val="20"/>
                    </w:rPr>
                  </w:ins>
                </m:ctrlPr>
              </m:sSupPr>
              <m:e>
                <m:r>
                  <w:rPr>
                    <w:rFonts w:ascii="Cambria Math" w:hAnsi="Cambria Math"/>
                    <w:sz w:val="20"/>
                  </w:rPr>
                  <m:t xml:space="preserve"> e</m:t>
                </m:r>
              </m:e>
              <m:sup>
                <m:d>
                  <m:dPr>
                    <m:ctrlPr>
                      <w:ins w:id="12" w:author="Tuholske, Cascade" w:date="2023-10-02T19:42:00Z">
                        <w:rPr>
                          <w:rFonts w:ascii="Cambria Math" w:eastAsiaTheme="minorHAnsi" w:hAnsi="Cambria Math"/>
                          <w:i/>
                          <w:sz w:val="20"/>
                        </w:rPr>
                      </w:ins>
                    </m:ctrlPr>
                  </m:dPr>
                  <m:e>
                    <m:f>
                      <m:fPr>
                        <m:ctrlPr>
                          <w:ins w:id="13" w:author="Tuholske, Cascade" w:date="2023-10-02T19:42:00Z">
                            <w:rPr>
                              <w:rFonts w:ascii="Cambria Math" w:hAnsi="Cambria Math"/>
                              <w:i/>
                              <w:sz w:val="20"/>
                            </w:rPr>
                          </w:ins>
                        </m:ctrlPr>
                      </m:fPr>
                      <m:num>
                        <m:r>
                          <w:rPr>
                            <w:rFonts w:ascii="Cambria Math" w:hAnsi="Cambria Math"/>
                            <w:sz w:val="20"/>
                          </w:rPr>
                          <m:t xml:space="preserve">17.625 ∙ </m:t>
                        </m:r>
                        <m:sSub>
                          <m:sSubPr>
                            <m:ctrlPr>
                              <w:ins w:id="14"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ins w:id="15"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673136D6"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Pr>
          <w:vertAlign w:val="superscript"/>
        </w:rPr>
        <w:t>8</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Pr>
          <w:vertAlign w:val="superscript"/>
        </w:rPr>
        <w:t>5</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ins w:id="16" w:author="Tuholske, Cascade" w:date="2023-10-02T19:25:00Z">
        <w:r w:rsidR="006760B5">
          <w:t xml:space="preserve">the average between </w:t>
        </w:r>
        <w:proofErr w:type="spellStart"/>
        <w:r w:rsidR="006760B5">
          <w:t>T</w:t>
        </w:r>
      </w:ins>
      <w:ins w:id="17" w:author="Tuholske, Cascade" w:date="2023-10-02T19:26:00Z">
        <w:r w:rsidR="006760B5">
          <w:rPr>
            <w:vertAlign w:val="subscript"/>
          </w:rPr>
          <w:t>max</w:t>
        </w:r>
        <w:proofErr w:type="spellEnd"/>
        <w:r w:rsidR="006760B5">
          <w:t xml:space="preserve"> and </w:t>
        </w:r>
      </w:ins>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ins w:id="18" w:author="Tuholske, Cascade" w:date="2023-10-02T19:42:00Z">
                <w:rPr>
                  <w:rFonts w:ascii="Cambria Math" w:hAnsi="Cambria Math"/>
                  <w:i/>
                  <w:sz w:val="20"/>
                </w:rPr>
              </w:ins>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ins w:id="19" w:author="Tuholske, Cascade" w:date="2023-10-02T19:42:00Z">
                <w:rPr>
                  <w:rFonts w:ascii="Cambria Math" w:hAnsi="Cambria Math"/>
                  <w:i/>
                  <w:sz w:val="20"/>
                </w:rPr>
              </w:ins>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ins w:id="20"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ins w:id="21" w:author="Tuholske, Cascade" w:date="2023-10-02T19:42:00Z">
                <w:rPr>
                  <w:rFonts w:ascii="Cambria Math" w:hAnsi="Cambria Math"/>
                  <w:i/>
                  <w:sz w:val="20"/>
                </w:rPr>
              </w:ins>
            </m:ctrlPr>
          </m:dPr>
          <m:e>
            <m:r>
              <w:rPr>
                <w:rFonts w:ascii="Cambria Math" w:hAnsi="Cambria Math"/>
                <w:sz w:val="20"/>
              </w:rPr>
              <m:t>1.2</m:t>
            </m:r>
            <m:d>
              <m:dPr>
                <m:ctrlPr>
                  <w:ins w:id="22" w:author="Tuholske, Cascade" w:date="2023-10-02T19:42:00Z">
                    <w:rPr>
                      <w:rFonts w:ascii="Cambria Math" w:hAnsi="Cambria Math"/>
                      <w:i/>
                      <w:sz w:val="20"/>
                    </w:rPr>
                  </w:ins>
                </m:ctrlPr>
              </m:dPr>
              <m:e>
                <m:sSub>
                  <m:sSubPr>
                    <m:ctrlPr>
                      <w:ins w:id="23"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ins w:id="24" w:author="Tuholske, Cascade" w:date="2023-10-02T19:42: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270779C8" w:rsidR="00F55AB1" w:rsidRPr="000D1F08" w:rsidRDefault="00000000">
      <w:pPr>
        <w:widowControl w:val="0"/>
        <w:jc w:val="both"/>
        <w:rPr>
          <w:color w:val="000000"/>
          <w:sz w:val="20"/>
        </w:rPr>
      </w:pPr>
      <m:oMathPara>
        <m:oMath>
          <m:sSub>
            <m:sSubPr>
              <m:ctrlPr>
                <w:ins w:id="25" w:author="Tuholske, Cascade" w:date="2023-10-02T19:42:00Z">
                  <w:rPr>
                    <w:rFonts w:ascii="Cambria Math" w:hAnsi="Cambria Math" w:cs="Arial"/>
                    <w:color w:val="000000"/>
                    <w:sz w:val="20"/>
                  </w:rPr>
                </w:ins>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  0.5(</m:t>
          </m:r>
          <m:sSub>
            <m:sSubPr>
              <m:ctrlPr>
                <w:ins w:id="26" w:author="Tuholske, Cascade" w:date="2023-10-02T19:42: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m:rPr>
              <m:sty m:val="p"/>
            </m:rPr>
            <w:rPr>
              <w:rFonts w:ascii="Cambria Math" w:hAnsi="Cambria Math" w:cs="Arial"/>
              <w:color w:val="000000"/>
              <w:sz w:val="20"/>
            </w:rPr>
            <m:t>+ (-42.379 + 2.04901523</m:t>
          </m:r>
          <m:sSub>
            <m:sSubPr>
              <m:ctrlPr>
                <w:ins w:id="27" w:author="Tuholske, Cascade" w:date="2023-10-02T19:42: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ins w:id="28" w:author="Tuholske, Cascade" w:date="2023-10-02T19:42: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ins w:id="29" w:author="Tuholske, Cascade" w:date="2023-10-02T19:42: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ins w:id="30" w:author="Tuholske, Cascade" w:date="2023-10-02T19:42: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ins w:id="31" w:author="Tuholske, Cascade" w:date="2023-10-02T19:42: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ins w:id="32" w:author="Tuholske, Cascade" w:date="2023-10-02T19:42:00Z">
                  <w:rPr>
                    <w:rFonts w:ascii="Cambria Math" w:hAnsi="Cambria Math" w:cs="Arial"/>
                    <w:color w:val="000000"/>
                    <w:sz w:val="20"/>
                  </w:rPr>
                </w:ins>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ins w:id="33" w:author="Tuholske, Cascade" w:date="2023-10-02T19:42: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ins w:id="34" w:author="Tuholske, Cascade" w:date="2023-10-02T19:42: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4EE82165"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ins w:id="35" w:author="Tuholske, Cascade" w:date="2023-10-02T19:42: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ins w:id="36" w:author="Tuholske, Cascade" w:date="2023-10-02T19:42: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Pr>
          <w:color w:val="000000"/>
          <w:sz w:val="20"/>
        </w:rPr>
        <w:t xml:space="preserve">  (eq. 3)</w:t>
      </w:r>
    </w:p>
    <w:p w14:paraId="06FFEEF7" w14:textId="75FB3A99" w:rsidR="00F55AB1" w:rsidRPr="00F55AB1" w:rsidRDefault="00F55AB1" w:rsidP="00F55AB1">
      <w:pPr>
        <w:widowControl w:val="0"/>
        <w:jc w:val="both"/>
      </w:pPr>
    </w:p>
    <w:p w14:paraId="4B48E5CA" w14:textId="1F02CA82"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113°F and </w:t>
      </w:r>
      <w:proofErr w:type="spellStart"/>
      <w:r>
        <w:t>RH</w:t>
      </w:r>
      <w:r>
        <w:rPr>
          <w:vertAlign w:val="subscript"/>
        </w:rPr>
        <w:t>min</w:t>
      </w:r>
      <w:proofErr w:type="spellEnd"/>
      <w:r>
        <w:t xml:space="preserve"> less than 13%, </w:t>
      </w:r>
      <w:r w:rsidR="005C335B">
        <w:lastRenderedPageBreak/>
        <w:t>adjustment</w:t>
      </w:r>
      <w:r>
        <w:t xml:space="preserve"> </w:t>
      </w:r>
      <w:ins w:id="37" w:author="Tuholske, Cascade" w:date="2023-10-02T19:26:00Z">
        <w:r w:rsidR="006760B5">
          <w:t>1</w:t>
        </w:r>
      </w:ins>
      <w:del w:id="38" w:author="Tuholske, Cascade" w:date="2023-10-02T19:26:00Z">
        <w:r w:rsidDel="006760B5">
          <w:delText>a</w:delText>
        </w:r>
      </w:del>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X)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ins w:id="39" w:author="Tuholske, Cascade" w:date="2023-10-02T19:42:00Z">
                <w:rPr>
                  <w:rFonts w:ascii="Cambria Math" w:hAnsi="Cambria Math"/>
                  <w:i/>
                  <w:sz w:val="20"/>
                </w:rPr>
              </w:ins>
            </m:ctrlPr>
          </m:fPr>
          <m:num>
            <m:r>
              <w:rPr>
                <w:rFonts w:ascii="Cambria Math" w:hAnsi="Cambria Math"/>
                <w:sz w:val="20"/>
              </w:rPr>
              <m:t xml:space="preserve">13- </m:t>
            </m:r>
            <m:sSub>
              <m:sSubPr>
                <m:ctrlPr>
                  <w:ins w:id="40" w:author="Tuholske, Cascade" w:date="2023-10-02T19:42:00Z">
                    <w:rPr>
                      <w:rFonts w:ascii="Cambria Math" w:hAnsi="Cambria Math"/>
                      <w:i/>
                      <w:sz w:val="20"/>
                    </w:rPr>
                  </w:ins>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ins w:id="41" w:author="Tuholske, Cascade" w:date="2023-10-02T19:42:00Z">
                <w:rPr>
                  <w:rFonts w:ascii="Cambria Math" w:hAnsi="Cambria Math"/>
                  <w:i/>
                  <w:sz w:val="20"/>
                </w:rPr>
              </w:ins>
            </m:ctrlPr>
          </m:radPr>
          <m:deg/>
          <m:e>
            <m:f>
              <m:fPr>
                <m:ctrlPr>
                  <w:ins w:id="42" w:author="Tuholske, Cascade" w:date="2023-10-02T19:42:00Z">
                    <w:rPr>
                      <w:rFonts w:ascii="Cambria Math" w:hAnsi="Cambria Math"/>
                      <w:i/>
                      <w:sz w:val="20"/>
                    </w:rPr>
                  </w:ins>
                </m:ctrlPr>
              </m:fPr>
              <m:num>
                <m:r>
                  <w:rPr>
                    <w:rFonts w:ascii="Cambria Math" w:hAnsi="Cambria Math"/>
                    <w:sz w:val="20"/>
                  </w:rPr>
                  <m:t>17-ABS(</m:t>
                </m:r>
                <m:sSub>
                  <m:sSubPr>
                    <m:ctrlPr>
                      <w:ins w:id="43"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ins w:id="44" w:author="Tuholske, Cascade" w:date="2023-10-02T19:42:00Z">
                <w:rPr>
                  <w:rFonts w:ascii="Cambria Math" w:hAnsi="Cambria Math"/>
                  <w:i/>
                  <w:sz w:val="20"/>
                </w:rPr>
              </w:ins>
            </m:ctrlPr>
          </m:fPr>
          <m:num>
            <m:sSub>
              <m:sSubPr>
                <m:ctrlPr>
                  <w:ins w:id="45" w:author="Tuholske, Cascade" w:date="2023-10-02T19:42: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ins w:id="46" w:author="Tuholske, Cascade" w:date="2023-10-02T19:42:00Z">
                <w:rPr>
                  <w:rFonts w:ascii="Cambria Math" w:hAnsi="Cambria Math"/>
                  <w:i/>
                  <w:sz w:val="20"/>
                </w:rPr>
              </w:ins>
            </m:ctrlPr>
          </m:fPr>
          <m:num>
            <m:r>
              <w:rPr>
                <w:rFonts w:ascii="Cambria Math" w:hAnsi="Cambria Math"/>
                <w:sz w:val="20"/>
              </w:rPr>
              <m:t xml:space="preserve">87- </m:t>
            </m:r>
            <m:sSub>
              <m:sSubPr>
                <m:ctrlPr>
                  <w:ins w:id="47" w:author="Tuholske, Cascade" w:date="2023-10-02T19:42: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53DA4576" w:rsidR="005629FE" w:rsidRDefault="00000000">
      <w:pPr>
        <w:widowControl w:val="0"/>
        <w:jc w:val="both"/>
      </w:pPr>
      <w:r>
        <w:t xml:space="preserve">We then use the quadratic relationship identified in previous </w:t>
      </w:r>
      <w:del w:id="48" w:author="Tuholske, Cascade" w:date="2023-10-02T19:26:00Z">
        <w:r w:rsidDel="006760B5">
          <w:delText>work</w:delText>
        </w:r>
        <w:r w:rsidDel="006760B5">
          <w:rPr>
            <w:vertAlign w:val="superscript"/>
          </w:rPr>
          <w:delText>9</w:delText>
        </w:r>
        <w:r w:rsidDel="006760B5">
          <w:delText xml:space="preserve"> </w:delText>
        </w:r>
      </w:del>
      <w:ins w:id="49" w:author="Tuholske, Cascade" w:date="2023-10-02T19:26:00Z">
        <w:r w:rsidR="006760B5">
          <w:t>work</w:t>
        </w:r>
        <w:r w:rsidR="006760B5">
          <w:rPr>
            <w:vertAlign w:val="superscript"/>
          </w:rPr>
          <w:t>7</w:t>
        </w:r>
        <w:r w:rsidR="006760B5">
          <w:t xml:space="preserve"> </w:t>
        </w:r>
      </w:ins>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2BC4E598" w:rsidR="005C335B" w:rsidRDefault="005C335B" w:rsidP="000D1F08">
      <w:pPr>
        <w:widowControl w:val="0"/>
        <w:jc w:val="center"/>
      </w:pPr>
      <m:oMath>
        <m:r>
          <w:rPr>
            <w:rFonts w:ascii="Cambria Math" w:hAnsi="Cambria Math"/>
            <w:sz w:val="20"/>
          </w:rPr>
          <m:t xml:space="preserve">WBGT </m:t>
        </m:r>
        <m:d>
          <m:dPr>
            <m:ctrlPr>
              <w:ins w:id="50" w:author="Tuholske, Cascade" w:date="2023-10-02T19:42:00Z">
                <w:rPr>
                  <w:rFonts w:ascii="Cambria Math" w:hAnsi="Cambria Math"/>
                  <w:i/>
                  <w:sz w:val="20"/>
                </w:rPr>
              </w:ins>
            </m:ctrlPr>
          </m:dPr>
          <m:e>
            <m:r>
              <w:rPr>
                <w:rFonts w:ascii="Cambria Math" w:hAnsi="Cambria Math"/>
                <w:sz w:val="20"/>
              </w:rPr>
              <m:t>°C</m:t>
            </m:r>
          </m:e>
        </m:d>
        <m:r>
          <w:rPr>
            <w:rFonts w:ascii="Cambria Math" w:hAnsi="Cambria Math"/>
            <w:sz w:val="20"/>
          </w:rPr>
          <m:t>= -0.0034</m:t>
        </m:r>
        <m:sSup>
          <m:sSupPr>
            <m:ctrlPr>
              <w:ins w:id="51" w:author="Tuholske, Cascade" w:date="2023-10-02T19:42:00Z">
                <w:rPr>
                  <w:rFonts w:ascii="Cambria Math" w:hAnsi="Cambria Math"/>
                  <w:i/>
                  <w:sz w:val="20"/>
                </w:rPr>
              </w:ins>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t xml:space="preserve"> (eq. 6)</w:t>
      </w:r>
    </w:p>
    <w:p w14:paraId="00000019" w14:textId="77777777" w:rsidR="005629FE" w:rsidRDefault="005629FE">
      <w:pPr>
        <w:widowControl w:val="0"/>
        <w:jc w:val="both"/>
      </w:pPr>
    </w:p>
    <w:p w14:paraId="0000001A" w14:textId="290CA83A" w:rsidR="005629FE" w:rsidRDefault="00000000">
      <w:pPr>
        <w:widowControl w:val="0"/>
        <w:jc w:val="both"/>
      </w:pPr>
      <w:r>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ins w:id="52" w:author="Tuholske, Cascade" w:date="2023-10-02T19:27:00Z">
        <w:r w:rsidR="006760B5">
          <w:rPr>
            <w:vertAlign w:val="superscript"/>
          </w:rPr>
          <w:t>7</w:t>
        </w:r>
      </w:ins>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del w:id="53" w:author="Tuholske, Cascade" w:date="2023-10-02T19:27:00Z">
        <w:r w:rsidDel="006760B5">
          <w:rPr>
            <w:vertAlign w:val="superscript"/>
          </w:rPr>
          <w:delText>10</w:delText>
        </w:r>
        <w:r w:rsidDel="006760B5">
          <w:delText xml:space="preserve"> </w:delText>
        </w:r>
      </w:del>
      <w:proofErr w:type="gramStart"/>
      <w:ins w:id="54" w:author="Tuholske, Cascade" w:date="2023-10-02T19:27:00Z">
        <w:r w:rsidR="006760B5">
          <w:rPr>
            <w:vertAlign w:val="superscript"/>
          </w:rPr>
          <w:t>9</w:t>
        </w:r>
        <w:proofErr w:type="gramEnd"/>
        <w:r w:rsidR="006760B5">
          <w:t xml:space="preserve"> </w:t>
        </w:r>
      </w:ins>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ins w:id="55" w:author="Tuholske, Cascade" w:date="2023-10-02T19:42:00Z">
                <w:rPr>
                  <w:rFonts w:ascii="Cambria Math" w:hAnsi="Cambria Math"/>
                  <w:i/>
                </w:rPr>
              </w:ins>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ins w:id="56" w:author="Tuholske, Cascade" w:date="2023-10-02T19:42:00Z">
                <w:rPr>
                  <w:rFonts w:ascii="Cambria Math" w:hAnsi="Cambria Math"/>
                  <w:i/>
                </w:rPr>
              </w:ins>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54A56A67" w14:textId="2C413508" w:rsidR="008972F4"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t>
      </w:r>
      <w:proofErr w:type="spellStart"/>
      <w:r w:rsidR="008972F4">
        <w:rPr>
          <w:color w:val="000000"/>
        </w:rPr>
        <w:t>WBGTmax</w:t>
      </w:r>
      <w:proofErr w:type="spellEnd"/>
      <w:ins w:id="57" w:author="Tuholske, Cascade" w:date="2023-10-02T19:28:00Z">
        <w:r w:rsidR="006760B5">
          <w:rPr>
            <w:color w:val="000000"/>
            <w:vertAlign w:val="superscript"/>
          </w:rPr>
          <w:t xml:space="preserve"> 1</w:t>
        </w:r>
      </w:ins>
      <w:ins w:id="58" w:author="Tuholske, Cascade" w:date="2023-10-02T19:30:00Z">
        <w:r w:rsidR="006760B5">
          <w:rPr>
            <w:color w:val="000000"/>
            <w:vertAlign w:val="superscript"/>
          </w:rPr>
          <w:t>0</w:t>
        </w:r>
      </w:ins>
      <w:r w:rsidR="008972F4">
        <w:rPr>
          <w:color w:val="000000"/>
        </w:rPr>
        <w:t xml:space="preserve"> </w:t>
      </w:r>
      <w:del w:id="59" w:author="Tuholske, Cascade" w:date="2023-10-02T19:28:00Z">
        <w:r w:rsidR="008972F4" w:rsidDel="006760B5">
          <w:rPr>
            <w:color w:val="000000"/>
          </w:rPr>
          <w:delText>(</w:delText>
        </w:r>
        <w:r w:rsidR="008972F4" w:rsidRPr="00A145A5" w:rsidDel="006760B5">
          <w:delText>Pradhan</w:delText>
        </w:r>
        <w:r w:rsidR="008972F4" w:rsidDel="006760B5">
          <w:delText xml:space="preserve"> </w:delText>
        </w:r>
        <w:r w:rsidR="008972F4" w:rsidDel="006760B5">
          <w:rPr>
            <w:i/>
            <w:iCs/>
          </w:rPr>
          <w:delText>et al</w:delText>
        </w:r>
        <w:r w:rsidR="008972F4" w:rsidDel="006760B5">
          <w:delText xml:space="preserve">. 2019) </w:delText>
        </w:r>
      </w:del>
      <w:r w:rsidR="008972F4">
        <w:t>and recent research has demonstrated both outdoor and indoor wet bulb globe temperature are robust when assessing associations between short-term temperature exposure and various kidney diseases in New York State</w:t>
      </w:r>
      <w:del w:id="60" w:author="Tuholske, Cascade" w:date="2023-10-02T19:28:00Z">
        <w:r w:rsidR="008972F4" w:rsidDel="006760B5">
          <w:delText xml:space="preserve"> (</w:delText>
        </w:r>
        <w:r w:rsidR="008972F4" w:rsidRPr="006C69ED" w:rsidDel="006760B5">
          <w:delText>Chu</w:delText>
        </w:r>
        <w:r w:rsidR="008972F4" w:rsidDel="006760B5">
          <w:delText xml:space="preserve"> </w:delText>
        </w:r>
        <w:r w:rsidR="008972F4" w:rsidDel="006760B5">
          <w:rPr>
            <w:i/>
            <w:iCs/>
          </w:rPr>
          <w:delText xml:space="preserve"> et al</w:delText>
        </w:r>
        <w:r w:rsidR="008972F4" w:rsidDel="006760B5">
          <w:delText>. 2023)</w:delText>
        </w:r>
      </w:del>
      <w:r w:rsidR="008972F4">
        <w:t>.</w:t>
      </w:r>
      <w:ins w:id="61" w:author="Tuholske, Cascade" w:date="2023-10-02T19:28:00Z">
        <w:r w:rsidR="006760B5">
          <w:rPr>
            <w:vertAlign w:val="superscript"/>
          </w:rPr>
          <w:t>1</w:t>
        </w:r>
      </w:ins>
      <w:ins w:id="62" w:author="Tuholske, Cascade" w:date="2023-10-02T19:30:00Z">
        <w:r w:rsidR="006760B5">
          <w:rPr>
            <w:vertAlign w:val="superscript"/>
          </w:rPr>
          <w:t>1</w:t>
        </w:r>
      </w:ins>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2B63C4DD"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ins w:id="63" w:author="Tuholske, Cascade" w:date="2023-10-02T19:29:00Z">
        <w:r w:rsidR="006760B5">
          <w:rPr>
            <w:vertAlign w:val="superscript"/>
          </w:rPr>
          <w:t>1</w:t>
        </w:r>
      </w:ins>
      <w:ins w:id="64" w:author="Tuholske, Cascade" w:date="2023-10-02T19:30:00Z">
        <w:r w:rsidR="006760B5">
          <w:rPr>
            <w:vertAlign w:val="superscript"/>
          </w:rPr>
          <w:t>2</w:t>
        </w:r>
      </w:ins>
      <w:r w:rsidR="003333C2">
        <w:t xml:space="preserve"> Recent findings suggests that, when correlated against station observations, the accuracy of both PRISM and ERA5 derived WBGT may vary by climate zone in the United States.</w:t>
      </w:r>
      <w:ins w:id="65" w:author="Tuholske, Cascade" w:date="2023-10-02T19:30:00Z">
        <w:r w:rsidR="006760B5">
          <w:rPr>
            <w:vertAlign w:val="superscript"/>
          </w:rPr>
          <w:t>13</w:t>
        </w:r>
        <w:r w:rsidR="006760B5">
          <w:t xml:space="preserve"> </w:t>
        </w:r>
      </w:ins>
      <w:r w:rsidR="003333C2">
        <w:t xml:space="preserve"> </w:t>
      </w:r>
    </w:p>
    <w:p w14:paraId="0A01EBE2" w14:textId="77777777" w:rsidR="003333C2" w:rsidRDefault="003333C2">
      <w:pPr>
        <w:widowControl w:val="0"/>
        <w:jc w:val="both"/>
      </w:pPr>
    </w:p>
    <w:p w14:paraId="591AC552" w14:textId="6D3AC3E5"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w:t>
      </w:r>
      <w:r w:rsidR="005F72BC">
        <w:lastRenderedPageBreak/>
        <w:t xml:space="preserve">the </w:t>
      </w:r>
      <w:r w:rsidR="005F72BC" w:rsidRPr="005F72BC">
        <w:t>Met Office Hadley Centre for Climate Science and Services</w:t>
      </w:r>
      <w:r w:rsidRPr="003333C2">
        <w:t>.</w:t>
      </w:r>
      <w:ins w:id="66" w:author="Tuholske, Cascade" w:date="2023-10-02T19:32:00Z">
        <w:r w:rsidR="006760B5">
          <w:rPr>
            <w:vertAlign w:val="superscript"/>
          </w:rPr>
          <w:t>14</w:t>
        </w:r>
      </w:ins>
      <w:ins w:id="67" w:author="Tuholske, Cascade" w:date="2023-10-02T19:34:00Z">
        <w:r w:rsidR="006760B5">
          <w:rPr>
            <w:vertAlign w:val="superscript"/>
          </w:rPr>
          <w:t>,15</w:t>
        </w:r>
      </w:ins>
      <w:r w:rsidRPr="003333C2">
        <w:t xml:space="preserve"> We selected stations within the contiguous </w:t>
      </w:r>
      <w:r w:rsidR="005F72BC">
        <w:t>United States,</w:t>
      </w:r>
      <w:r w:rsidRPr="003333C2">
        <w:t xml:space="preserve"> and then applied further quality-control steps as enumerated in</w:t>
      </w:r>
      <w:del w:id="68" w:author="Tuholske, Cascade" w:date="2023-10-02T19:35:00Z">
        <w:r w:rsidRPr="003333C2" w:rsidDel="009B7B98">
          <w:delText xml:space="preserve"> </w:delText>
        </w:r>
      </w:del>
      <w:ins w:id="69" w:author="Tuholske, Cascade" w:date="2023-10-02T19:35:00Z">
        <w:r w:rsidR="009B7B98">
          <w:t xml:space="preserve"> </w:t>
        </w:r>
        <w:r w:rsidR="009B7B98">
          <w:rPr>
            <w:vertAlign w:val="superscript"/>
          </w:rPr>
          <w:t>16</w:t>
        </w:r>
      </w:ins>
      <w:del w:id="70" w:author="Tuholske, Cascade" w:date="2023-10-02T19:35:00Z">
        <w:r w:rsidRPr="003333C2" w:rsidDel="009B7B98">
          <w:delText>Raymond et al. 2020 (doi:10.1126/sciadv.aaw1838)</w:delText>
        </w:r>
      </w:del>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65F4EDFD"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w:t>
      </w:r>
      <w:del w:id="71" w:author="Tuholske, Cascade" w:date="2023-10-02T19:36:00Z">
        <w:r w:rsidR="000B61B5" w:rsidDel="009B7B98">
          <w:delText xml:space="preserve"> (ref)</w:delText>
        </w:r>
      </w:del>
      <w:r>
        <w:t>. The weaker correlation of PRISM we present here merits further investigation</w:t>
      </w:r>
      <w:r w:rsidR="000B61B5">
        <w:t>. As noted above, emerging research</w:t>
      </w:r>
      <w:del w:id="72" w:author="Tuholske, Cascade" w:date="2023-10-02T19:36:00Z">
        <w:r w:rsidR="000B61B5" w:rsidDel="009B7B98">
          <w:delText xml:space="preserve"> (ref)</w:delText>
        </w:r>
      </w:del>
      <w:ins w:id="73" w:author="Tuholske, Cascade" w:date="2023-10-02T19:36:00Z">
        <w:r w:rsidR="009B7B98">
          <w:rPr>
            <w:vertAlign w:val="superscript"/>
          </w:rPr>
          <w:t>13</w:t>
        </w:r>
      </w:ins>
      <w:del w:id="74" w:author="Tuholske, Cascade" w:date="2023-10-02T19:36:00Z">
        <w:r w:rsidR="000B61B5" w:rsidDel="009B7B98">
          <w:delText>,</w:delText>
        </w:r>
      </w:del>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ins w:id="75" w:author="Tuholske, Cascade" w:date="2023-10-02T19:42:00Z">
                <w:rPr>
                  <w:rFonts w:ascii="Cambria Math" w:hAnsi="Cambria Math"/>
                  <w:i/>
                </w:rPr>
              </w:ins>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ins w:id="76" w:author="Tuholske, Cascade" w:date="2023-10-02T19:42:00Z">
                <w:rPr>
                  <w:rFonts w:ascii="Cambria Math" w:hAnsi="Cambria Math"/>
                  <w:i/>
                </w:rPr>
              </w:ins>
            </m:ctrlPr>
          </m:sSubPr>
          <m:e>
            <m:r>
              <w:rPr>
                <w:rFonts w:ascii="Cambria Math" w:hAnsi="Cambria Math"/>
              </w:rPr>
              <m:t>n</m:t>
            </m:r>
          </m:e>
          <m:sub>
            <m:sSub>
              <m:sSubPr>
                <m:ctrlPr>
                  <w:ins w:id="77" w:author="Tuholske, Cascade" w:date="2023-10-02T19:42:00Z">
                    <w:rPr>
                      <w:rFonts w:ascii="Cambria Math" w:hAnsi="Cambria Math"/>
                      <w:i/>
                    </w:rPr>
                  </w:ins>
                </m:ctrlPr>
              </m:sSubPr>
              <m:e>
                <m:r>
                  <w:rPr>
                    <w:rFonts w:ascii="Cambria Math" w:hAnsi="Cambria Math"/>
                  </w:rPr>
                  <m:t>Days</m:t>
                </m:r>
              </m:e>
              <m:sub>
                <m:sSub>
                  <m:sSubPr>
                    <m:ctrlPr>
                      <w:ins w:id="78"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62970015"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Pr>
          <w:vertAlign w:val="superscript"/>
        </w:rPr>
        <w:t>1</w:t>
      </w:r>
      <w:ins w:id="79" w:author="Tuholske, Cascade" w:date="2023-10-02T19:37:00Z">
        <w:r w:rsidR="009B7B98">
          <w:rPr>
            <w:vertAlign w:val="superscript"/>
          </w:rPr>
          <w:t>7</w:t>
        </w:r>
      </w:ins>
      <w:del w:id="80" w:author="Tuholske, Cascade" w:date="2023-10-02T19:37:00Z">
        <w:r w:rsidDel="009B7B98">
          <w:rPr>
            <w:vertAlign w:val="superscript"/>
          </w:rPr>
          <w:delText>1</w:delText>
        </w:r>
      </w:del>
      <w:r>
        <w:t xml:space="preserve"> and from the US Census Bureau prior to 1990</w:t>
      </w:r>
      <w:r w:rsidR="00397AC7">
        <w:t>:</w:t>
      </w:r>
      <w:commentRangeStart w:id="81"/>
      <w:r w:rsidRPr="009B7B98">
        <w:rPr>
          <w:strike/>
          <w:highlight w:val="yellow"/>
          <w:vertAlign w:val="superscript"/>
          <w:rPrChange w:id="82" w:author="Tuholske, Cascade" w:date="2023-10-02T19:37:00Z">
            <w:rPr>
              <w:highlight w:val="yellow"/>
              <w:vertAlign w:val="superscript"/>
            </w:rPr>
          </w:rPrChange>
        </w:rPr>
        <w:t>1</w:t>
      </w:r>
      <w:commentRangeEnd w:id="81"/>
      <w:r w:rsidR="00053801" w:rsidRPr="009B7B98">
        <w:rPr>
          <w:rStyle w:val="CommentReference"/>
          <w:strike/>
          <w:rPrChange w:id="83" w:author="Tuholske, Cascade" w:date="2023-10-02T19:37:00Z">
            <w:rPr>
              <w:rStyle w:val="CommentReference"/>
            </w:rPr>
          </w:rPrChange>
        </w:rPr>
        <w:commentReference w:id="81"/>
      </w:r>
      <w:proofErr w:type="gramStart"/>
      <w:r w:rsidRPr="009B7B98">
        <w:rPr>
          <w:strike/>
          <w:highlight w:val="yellow"/>
          <w:vertAlign w:val="superscript"/>
          <w:rPrChange w:id="84" w:author="Tuholske, Cascade" w:date="2023-10-02T19:37:00Z">
            <w:rPr>
              <w:highlight w:val="yellow"/>
              <w:vertAlign w:val="superscript"/>
            </w:rPr>
          </w:rPrChange>
        </w:rPr>
        <w:t>2</w:t>
      </w:r>
      <w:ins w:id="85" w:author="Tuholske, Cascade" w:date="2023-10-02T19:37:00Z">
        <w:r w:rsidR="009B7B98">
          <w:rPr>
            <w:vertAlign w:val="superscript"/>
          </w:rPr>
          <w:t>18</w:t>
        </w:r>
      </w:ins>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ins w:id="86" w:author="Tuholske, Cascade" w:date="2023-10-02T19:42:00Z">
                <w:rPr>
                  <w:rFonts w:ascii="Cambria Math" w:hAnsi="Cambria Math"/>
                  <w:i/>
                </w:rPr>
              </w:ins>
            </m:ctrlPr>
          </m:sSubPr>
          <m:e>
            <m:sSub>
              <m:sSubPr>
                <m:ctrlPr>
                  <w:ins w:id="87" w:author="Tuholske, Cascade" w:date="2023-10-02T19:42:00Z">
                    <w:rPr>
                      <w:rFonts w:ascii="Cambria Math" w:hAnsi="Cambria Math"/>
                      <w:i/>
                    </w:rPr>
                  </w:ins>
                </m:ctrlPr>
              </m:sSubPr>
              <m:e>
                <m:r>
                  <w:rPr>
                    <w:rFonts w:ascii="Cambria Math" w:hAnsi="Cambria Math"/>
                  </w:rPr>
                  <m:t>(n</m:t>
                </m:r>
              </m:e>
              <m:sub>
                <m:sSub>
                  <m:sSubPr>
                    <m:ctrlPr>
                      <w:ins w:id="88" w:author="Tuholske, Cascade" w:date="2023-10-02T19:42:00Z">
                        <w:rPr>
                          <w:rFonts w:ascii="Cambria Math" w:hAnsi="Cambria Math"/>
                          <w:i/>
                        </w:rPr>
                      </w:ins>
                    </m:ctrlPr>
                  </m:sSubPr>
                  <m:e>
                    <m:r>
                      <w:rPr>
                        <w:rFonts w:ascii="Cambria Math" w:hAnsi="Cambria Math"/>
                      </w:rPr>
                      <m:t>Days</m:t>
                    </m:r>
                  </m:e>
                  <m:sub>
                    <m:sSub>
                      <m:sSubPr>
                        <m:ctrlPr>
                          <w:ins w:id="89"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ins w:id="90" w:author="Tuholske, Cascade" w:date="2023-10-02T19:42:00Z">
                <w:rPr>
                  <w:rFonts w:ascii="Cambria Math" w:hAnsi="Cambria Math"/>
                  <w:i/>
                </w:rPr>
              </w:ins>
            </m:ctrlPr>
          </m:naryPr>
          <m:sub>
            <m:r>
              <w:rPr>
                <w:rFonts w:ascii="Cambria Math" w:hAnsi="Cambria Math"/>
              </w:rPr>
              <m:t>county</m:t>
            </m:r>
          </m:sub>
          <m:sup/>
          <m:e>
            <m:sSub>
              <m:sSubPr>
                <m:ctrlPr>
                  <w:ins w:id="91" w:author="Tuholske, Cascade" w:date="2023-10-02T19:42:00Z">
                    <w:rPr>
                      <w:rFonts w:ascii="Cambria Math" w:hAnsi="Cambria Math"/>
                      <w:i/>
                    </w:rPr>
                  </w:ins>
                </m:ctrlPr>
              </m:sSubPr>
              <m:e>
                <m:sSub>
                  <m:sSubPr>
                    <m:ctrlPr>
                      <w:ins w:id="92" w:author="Tuholske, Cascade" w:date="2023-10-02T19:42:00Z">
                        <w:rPr>
                          <w:rFonts w:ascii="Cambria Math" w:hAnsi="Cambria Math"/>
                          <w:i/>
                        </w:rPr>
                      </w:ins>
                    </m:ctrlPr>
                  </m:sSubPr>
                  <m:e>
                    <m:r>
                      <w:rPr>
                        <w:rFonts w:ascii="Cambria Math" w:hAnsi="Cambria Math"/>
                      </w:rPr>
                      <m:t>(n</m:t>
                    </m:r>
                  </m:e>
                  <m:sub>
                    <m:sSub>
                      <m:sSubPr>
                        <m:ctrlPr>
                          <w:ins w:id="93" w:author="Tuholske, Cascade" w:date="2023-10-02T19:42:00Z">
                            <w:rPr>
                              <w:rFonts w:ascii="Cambria Math" w:hAnsi="Cambria Math"/>
                              <w:i/>
                            </w:rPr>
                          </w:ins>
                        </m:ctrlPr>
                      </m:sSubPr>
                      <m:e>
                        <m:r>
                          <w:rPr>
                            <w:rFonts w:ascii="Cambria Math" w:hAnsi="Cambria Math"/>
                          </w:rPr>
                          <m:t>Days</m:t>
                        </m:r>
                      </m:e>
                      <m:sub>
                        <m:sSub>
                          <m:sSubPr>
                            <m:ctrlPr>
                              <w:ins w:id="94"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ins w:id="95" w:author="Tuholske, Cascade" w:date="2023-10-02T19:42:00Z">
                    <w:rPr>
                      <w:rFonts w:ascii="Cambria Math" w:hAnsi="Cambria Math"/>
                      <w:i/>
                    </w:rPr>
                  </w:ins>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ins w:id="96" w:author="Tuholske, Cascade" w:date="2023-10-02T19:42:00Z">
                <w:rPr>
                  <w:rFonts w:ascii="Cambria Math" w:hAnsi="Cambria Math"/>
                  <w:i/>
                </w:rPr>
              </w:ins>
            </m:ctrlPr>
          </m:sSubPr>
          <m:e>
            <m:sSub>
              <m:sSubPr>
                <m:ctrlPr>
                  <w:ins w:id="97" w:author="Tuholske, Cascade" w:date="2023-10-02T19:42:00Z">
                    <w:rPr>
                      <w:rFonts w:ascii="Cambria Math" w:hAnsi="Cambria Math"/>
                      <w:i/>
                    </w:rPr>
                  </w:ins>
                </m:ctrlPr>
              </m:sSubPr>
              <m:e>
                <m:r>
                  <w:rPr>
                    <w:rFonts w:ascii="Cambria Math" w:hAnsi="Cambria Math"/>
                  </w:rPr>
                  <m:t>(n</m:t>
                </m:r>
              </m:e>
              <m:sub>
                <m:sSub>
                  <m:sSubPr>
                    <m:ctrlPr>
                      <w:ins w:id="98" w:author="Tuholske, Cascade" w:date="2023-10-02T19:42:00Z">
                        <w:rPr>
                          <w:rFonts w:ascii="Cambria Math" w:hAnsi="Cambria Math"/>
                          <w:i/>
                        </w:rPr>
                      </w:ins>
                    </m:ctrlPr>
                  </m:sSubPr>
                  <m:e>
                    <m:r>
                      <w:rPr>
                        <w:rFonts w:ascii="Cambria Math" w:hAnsi="Cambria Math"/>
                      </w:rPr>
                      <m:t>Days</m:t>
                    </m:r>
                  </m:e>
                  <m:sub>
                    <m:sSub>
                      <m:sSubPr>
                        <m:ctrlPr>
                          <w:ins w:id="99"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ins w:id="100" w:author="Tuholske, Cascade" w:date="2023-10-02T19:42:00Z">
                <w:rPr>
                  <w:rFonts w:ascii="Cambria Math" w:hAnsi="Cambria Math"/>
                  <w:i/>
                </w:rPr>
              </w:ins>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ins w:id="101" w:author="Tuholske, Cascade" w:date="2023-10-02T19:42:00Z">
                <w:rPr>
                  <w:rFonts w:ascii="Cambria Math" w:hAnsi="Cambria Math"/>
                  <w:i/>
                </w:rPr>
              </w:ins>
            </m:ctrlPr>
          </m:sSubPr>
          <m:e>
            <m:sSub>
              <m:sSubPr>
                <m:ctrlPr>
                  <w:ins w:id="102" w:author="Tuholske, Cascade" w:date="2023-10-02T19:42:00Z">
                    <w:rPr>
                      <w:rFonts w:ascii="Cambria Math" w:hAnsi="Cambria Math"/>
                      <w:i/>
                    </w:rPr>
                  </w:ins>
                </m:ctrlPr>
              </m:sSubPr>
              <m:e>
                <m:r>
                  <w:rPr>
                    <w:rFonts w:ascii="Cambria Math" w:hAnsi="Cambria Math"/>
                  </w:rPr>
                  <m:t>(n</m:t>
                </m:r>
              </m:e>
              <m:sub>
                <m:sSub>
                  <m:sSubPr>
                    <m:ctrlPr>
                      <w:ins w:id="103" w:author="Tuholske, Cascade" w:date="2023-10-02T19:42:00Z">
                        <w:rPr>
                          <w:rFonts w:ascii="Cambria Math" w:hAnsi="Cambria Math"/>
                          <w:i/>
                        </w:rPr>
                      </w:ins>
                    </m:ctrlPr>
                  </m:sSubPr>
                  <m:e>
                    <m:r>
                      <w:rPr>
                        <w:rFonts w:ascii="Cambria Math" w:hAnsi="Cambria Math"/>
                      </w:rPr>
                      <m:t>Days</m:t>
                    </m:r>
                  </m:e>
                  <m:sub>
                    <m:sSub>
                      <m:sSubPr>
                        <m:ctrlPr>
                          <w:ins w:id="104"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ins w:id="105" w:author="Tuholske, Cascade" w:date="2023-10-02T19:42:00Z">
                <w:rPr>
                  <w:rFonts w:ascii="Cambria Math" w:hAnsi="Cambria Math"/>
                  <w:i/>
                </w:rPr>
              </w:ins>
            </m:ctrlPr>
          </m:sSubPr>
          <m:e>
            <m:sSub>
              <m:sSubPr>
                <m:ctrlPr>
                  <w:ins w:id="106" w:author="Tuholske, Cascade" w:date="2023-10-02T19:42:00Z">
                    <w:rPr>
                      <w:rFonts w:ascii="Cambria Math" w:hAnsi="Cambria Math"/>
                      <w:i/>
                    </w:rPr>
                  </w:ins>
                </m:ctrlPr>
              </m:sSubPr>
              <m:e>
                <m:r>
                  <w:rPr>
                    <w:rFonts w:ascii="Cambria Math" w:hAnsi="Cambria Math"/>
                  </w:rPr>
                  <m:t>(n</m:t>
                </m:r>
              </m:e>
              <m:sub>
                <m:sSub>
                  <m:sSubPr>
                    <m:ctrlPr>
                      <w:ins w:id="107" w:author="Tuholske, Cascade" w:date="2023-10-02T19:42:00Z">
                        <w:rPr>
                          <w:rFonts w:ascii="Cambria Math" w:hAnsi="Cambria Math"/>
                          <w:i/>
                        </w:rPr>
                      </w:ins>
                    </m:ctrlPr>
                  </m:sSubPr>
                  <m:e>
                    <m:r>
                      <w:rPr>
                        <w:rFonts w:ascii="Cambria Math" w:hAnsi="Cambria Math"/>
                      </w:rPr>
                      <m:t>Days</m:t>
                    </m:r>
                  </m:e>
                  <m:sub>
                    <m:sSub>
                      <m:sSubPr>
                        <m:ctrlPr>
                          <w:ins w:id="108"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ins w:id="109" w:author="Tuholske, Cascade" w:date="2023-10-02T19:42:00Z">
                <w:rPr>
                  <w:rFonts w:ascii="Cambria Math" w:hAnsi="Cambria Math"/>
                  <w:i/>
                </w:rPr>
              </w:ins>
            </m:ctrlPr>
          </m:sSubPr>
          <m:e>
            <m:sSub>
              <m:sSubPr>
                <m:ctrlPr>
                  <w:ins w:id="110" w:author="Tuholske, Cascade" w:date="2023-10-02T19:42:00Z">
                    <w:rPr>
                      <w:rFonts w:ascii="Cambria Math" w:hAnsi="Cambria Math"/>
                      <w:i/>
                    </w:rPr>
                  </w:ins>
                </m:ctrlPr>
              </m:sSubPr>
              <m:e>
                <m:r>
                  <w:rPr>
                    <w:rFonts w:ascii="Cambria Math" w:hAnsi="Cambria Math"/>
                  </w:rPr>
                  <m:t>(n</m:t>
                </m:r>
              </m:e>
              <m:sub>
                <m:sSub>
                  <m:sSubPr>
                    <m:ctrlPr>
                      <w:ins w:id="111" w:author="Tuholske, Cascade" w:date="2023-10-02T19:42:00Z">
                        <w:rPr>
                          <w:rFonts w:ascii="Cambria Math" w:hAnsi="Cambria Math"/>
                          <w:i/>
                        </w:rPr>
                      </w:ins>
                    </m:ctrlPr>
                  </m:sSubPr>
                  <m:e>
                    <m:r>
                      <w:rPr>
                        <w:rFonts w:ascii="Cambria Math" w:hAnsi="Cambria Math"/>
                      </w:rPr>
                      <m:t>Days</m:t>
                    </m:r>
                  </m:e>
                  <m:sub>
                    <m:sSub>
                      <m:sSubPr>
                        <m:ctrlPr>
                          <w:ins w:id="112"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ins w:id="113" w:author="Tuholske, Cascade" w:date="2023-10-02T19:42:00Z">
                <w:rPr>
                  <w:rFonts w:ascii="Cambria Math" w:hAnsi="Cambria Math"/>
                  <w:i/>
                </w:rPr>
              </w:ins>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ins w:id="114" w:author="Tuholske, Cascade" w:date="2023-10-02T19:42:00Z">
                <w:rPr>
                  <w:rFonts w:ascii="Cambria Math" w:hAnsi="Cambria Math"/>
                  <w:i/>
                </w:rPr>
              </w:ins>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ins w:id="115" w:author="Tuholske, Cascade" w:date="2023-10-02T19:42:00Z">
                <w:rPr>
                  <w:rFonts w:ascii="Cambria Math" w:hAnsi="Cambria Math"/>
                  <w:i/>
                </w:rPr>
              </w:ins>
            </m:ctrlPr>
          </m:sSubPr>
          <m:e>
            <m:sSub>
              <m:sSubPr>
                <m:ctrlPr>
                  <w:ins w:id="116" w:author="Tuholske, Cascade" w:date="2023-10-02T19:42:00Z">
                    <w:rPr>
                      <w:rFonts w:ascii="Cambria Math" w:hAnsi="Cambria Math"/>
                      <w:i/>
                    </w:rPr>
                  </w:ins>
                </m:ctrlPr>
              </m:sSubPr>
              <m:e>
                <m:r>
                  <w:rPr>
                    <w:rFonts w:ascii="Cambria Math" w:hAnsi="Cambria Math"/>
                  </w:rPr>
                  <m:t>(n</m:t>
                </m:r>
              </m:e>
              <m:sub>
                <m:sSub>
                  <m:sSubPr>
                    <m:ctrlPr>
                      <w:ins w:id="117" w:author="Tuholske, Cascade" w:date="2023-10-02T19:42:00Z">
                        <w:rPr>
                          <w:rFonts w:ascii="Cambria Math" w:hAnsi="Cambria Math"/>
                          <w:i/>
                        </w:rPr>
                      </w:ins>
                    </m:ctrlPr>
                  </m:sSubPr>
                  <m:e>
                    <m:r>
                      <w:rPr>
                        <w:rFonts w:ascii="Cambria Math" w:hAnsi="Cambria Math"/>
                      </w:rPr>
                      <m:t>Days</m:t>
                    </m:r>
                  </m:e>
                  <m:sub>
                    <m:sSub>
                      <m:sSubPr>
                        <m:ctrlPr>
                          <w:ins w:id="118"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w:t>
      </w:r>
      <w:r>
        <w:lastRenderedPageBreak/>
        <w:t>2020</w:t>
      </w:r>
      <w:r w:rsidR="00075226">
        <w:t xml:space="preserve">, </w:t>
      </w:r>
      <m:oMath>
        <m:sSub>
          <m:sSubPr>
            <m:ctrlPr>
              <w:ins w:id="119" w:author="Tuholske, Cascade" w:date="2023-10-02T19:42:00Z">
                <w:rPr>
                  <w:rFonts w:ascii="Cambria Math" w:hAnsi="Cambria Math"/>
                  <w:i/>
                </w:rPr>
              </w:ins>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ins w:id="120" w:author="Tuholske, Cascade" w:date="2023-10-02T19:42:00Z">
                <w:rPr>
                  <w:rFonts w:ascii="Cambria Math" w:hAnsi="Cambria Math"/>
                  <w:i/>
                </w:rPr>
              </w:ins>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ins w:id="121" w:author="Tuholske, Cascade" w:date="2023-10-02T19:42:00Z">
                <w:rPr>
                  <w:rFonts w:ascii="Cambria Math" w:hAnsi="Cambria Math"/>
                  <w:i/>
                </w:rPr>
              </w:ins>
            </m:ctrlPr>
          </m:sSupPr>
          <m:e>
            <m:r>
              <w:rPr>
                <w:rFonts w:ascii="Cambria Math" w:hAnsi="Cambria Math"/>
              </w:rPr>
              <m:t>∆</m:t>
            </m:r>
            <m:sSub>
              <m:sSubPr>
                <m:ctrlPr>
                  <w:ins w:id="122" w:author="Tuholske, Cascade" w:date="2023-10-02T19:42:00Z">
                    <w:rPr>
                      <w:rFonts w:ascii="Cambria Math" w:hAnsi="Cambria Math"/>
                      <w:i/>
                    </w:rPr>
                  </w:ins>
                </m:ctrlPr>
              </m:sSubPr>
              <m:e>
                <m:sSub>
                  <m:sSubPr>
                    <m:ctrlPr>
                      <w:ins w:id="123" w:author="Tuholske, Cascade" w:date="2023-10-02T19:42:00Z">
                        <w:rPr>
                          <w:rFonts w:ascii="Cambria Math" w:hAnsi="Cambria Math"/>
                          <w:i/>
                        </w:rPr>
                      </w:ins>
                    </m:ctrlPr>
                  </m:sSubPr>
                  <m:e>
                    <m:r>
                      <w:rPr>
                        <w:rFonts w:ascii="Cambria Math" w:hAnsi="Cambria Math"/>
                      </w:rPr>
                      <m:t>(n</m:t>
                    </m:r>
                  </m:e>
                  <m:sub>
                    <m:sSub>
                      <m:sSubPr>
                        <m:ctrlPr>
                          <w:ins w:id="124" w:author="Tuholske, Cascade" w:date="2023-10-02T19:42:00Z">
                            <w:rPr>
                              <w:rFonts w:ascii="Cambria Math" w:hAnsi="Cambria Math"/>
                              <w:i/>
                            </w:rPr>
                          </w:ins>
                        </m:ctrlPr>
                      </m:sSubPr>
                      <m:e>
                        <m:r>
                          <w:rPr>
                            <w:rFonts w:ascii="Cambria Math" w:hAnsi="Cambria Math"/>
                          </w:rPr>
                          <m:t>Days</m:t>
                        </m:r>
                      </m:e>
                      <m:sub>
                        <m:sSub>
                          <m:sSubPr>
                            <m:ctrlPr>
                              <w:ins w:id="125"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ins w:id="126" w:author="Tuholske, Cascade" w:date="2023-10-02T19:42:00Z">
                <w:rPr>
                  <w:rFonts w:ascii="Cambria Math" w:hAnsi="Cambria Math"/>
                  <w:i/>
                </w:rPr>
              </w:ins>
            </m:ctrlPr>
          </m:sSupPr>
          <m:e>
            <m:r>
              <w:rPr>
                <w:rFonts w:ascii="Cambria Math" w:hAnsi="Cambria Math"/>
              </w:rPr>
              <m:t>∆</m:t>
            </m:r>
            <m:sSub>
              <m:sSubPr>
                <m:ctrlPr>
                  <w:ins w:id="127" w:author="Tuholske, Cascade" w:date="2023-10-02T19:42:00Z">
                    <w:rPr>
                      <w:rFonts w:ascii="Cambria Math" w:hAnsi="Cambria Math"/>
                      <w:i/>
                    </w:rPr>
                  </w:ins>
                </m:ctrlPr>
              </m:sSubPr>
              <m:e>
                <m:sSub>
                  <m:sSubPr>
                    <m:ctrlPr>
                      <w:ins w:id="128" w:author="Tuholske, Cascade" w:date="2023-10-02T19:42:00Z">
                        <w:rPr>
                          <w:rFonts w:ascii="Cambria Math" w:hAnsi="Cambria Math"/>
                          <w:i/>
                        </w:rPr>
                      </w:ins>
                    </m:ctrlPr>
                  </m:sSubPr>
                  <m:e>
                    <m:r>
                      <w:rPr>
                        <w:rFonts w:ascii="Cambria Math" w:hAnsi="Cambria Math"/>
                      </w:rPr>
                      <m:t>(n</m:t>
                    </m:r>
                  </m:e>
                  <m:sub>
                    <m:sSub>
                      <m:sSubPr>
                        <m:ctrlPr>
                          <w:ins w:id="129" w:author="Tuholske, Cascade" w:date="2023-10-02T19:42:00Z">
                            <w:rPr>
                              <w:rFonts w:ascii="Cambria Math" w:hAnsi="Cambria Math"/>
                              <w:i/>
                            </w:rPr>
                          </w:ins>
                        </m:ctrlPr>
                      </m:sSubPr>
                      <m:e>
                        <m:r>
                          <w:rPr>
                            <w:rFonts w:ascii="Cambria Math" w:hAnsi="Cambria Math"/>
                          </w:rPr>
                          <m:t>Days</m:t>
                        </m:r>
                      </m:e>
                      <m:sub>
                        <m:sSub>
                          <m:sSubPr>
                            <m:ctrlPr>
                              <w:ins w:id="130" w:author="Tuholske, Cascade" w:date="2023-10-02T19:42: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ins w:id="131" w:author="Tuholske, Cascade" w:date="2023-10-02T19:42:00Z">
                <w:rPr>
                  <w:rFonts w:ascii="Cambria Math" w:hAnsi="Cambria Math"/>
                  <w:i/>
                </w:rPr>
              </w:ins>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00000026" w14:textId="58245A72" w:rsidR="005629FE" w:rsidRPr="005A2D82" w:rsidRDefault="005A2D82" w:rsidP="005A42BE">
      <w:pPr>
        <w:widowControl w:val="0"/>
        <w:jc w:val="both"/>
      </w:pPr>
      <w:r w:rsidRPr="005A2D82">
        <w:t xml:space="preserve">We include additional analyses by further carceral facility types in the Supplementary 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r w:rsidRPr="005A2D82">
        <w:br w:type="page"/>
      </w:r>
    </w:p>
    <w:p w14:paraId="00000027" w14:textId="77777777"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00000029" w14:textId="77777777" w:rsidR="005629FE" w:rsidRPr="006B2D73" w:rsidRDefault="00000000">
      <w:pPr>
        <w:widowControl w:val="0"/>
        <w:numPr>
          <w:ilvl w:val="0"/>
          <w:numId w:val="1"/>
        </w:numPr>
        <w:jc w:val="both"/>
        <w:rPr>
          <w:highlight w:val="yellow"/>
        </w:rPr>
      </w:pPr>
      <w:r w:rsidRPr="006B2D73">
        <w:rPr>
          <w:highlight w:val="yellow"/>
        </w:rPr>
        <w:t>U.S. Department of Homeland Security, HIFLD Open Data, https://hifld-geoplatform.opendata.arcgis.com, Accessed July 10, 2023.</w:t>
      </w:r>
    </w:p>
    <w:p w14:paraId="0000002A" w14:textId="77777777" w:rsidR="005629FE" w:rsidRPr="006B2D73" w:rsidRDefault="005629FE">
      <w:pPr>
        <w:widowControl w:val="0"/>
        <w:jc w:val="both"/>
        <w:rPr>
          <w:highlight w:val="yellow"/>
        </w:rPr>
      </w:pPr>
    </w:p>
    <w:p w14:paraId="0000002B" w14:textId="77777777" w:rsidR="005629FE" w:rsidRPr="006B2D73" w:rsidRDefault="00000000">
      <w:pPr>
        <w:widowControl w:val="0"/>
        <w:numPr>
          <w:ilvl w:val="0"/>
          <w:numId w:val="1"/>
        </w:numPr>
        <w:jc w:val="both"/>
        <w:rPr>
          <w:highlight w:val="yellow"/>
        </w:rPr>
      </w:pPr>
      <w:r w:rsidRPr="006B2D73">
        <w:rPr>
          <w:highlight w:val="yellow"/>
        </w:rPr>
        <w:t>PRISM Climate Group, Oregon State University, https://prism.oregonstate.edu, data created 4 Feb 4, 2014, accessed Jul 10, 2023.</w:t>
      </w:r>
    </w:p>
    <w:p w14:paraId="0000002C" w14:textId="77777777" w:rsidR="005629FE" w:rsidRPr="006B2D73" w:rsidRDefault="005629FE">
      <w:pPr>
        <w:widowControl w:val="0"/>
        <w:jc w:val="both"/>
        <w:rPr>
          <w:highlight w:val="yellow"/>
        </w:rPr>
      </w:pPr>
    </w:p>
    <w:p w14:paraId="0000002D" w14:textId="77777777" w:rsidR="005629FE" w:rsidRPr="006B2D73" w:rsidRDefault="00000000">
      <w:pPr>
        <w:widowControl w:val="0"/>
        <w:numPr>
          <w:ilvl w:val="0"/>
          <w:numId w:val="1"/>
        </w:numPr>
        <w:jc w:val="both"/>
        <w:rPr>
          <w:highlight w:val="yellow"/>
        </w:rPr>
      </w:pPr>
      <w:r w:rsidRPr="006B2D73">
        <w:rPr>
          <w:highlight w:val="yellow"/>
        </w:rPr>
        <w:t xml:space="preserve">C. Daly, J. I. Smith, K. V. Olson, Mapping Atmospheric Moisture </w:t>
      </w:r>
      <w:proofErr w:type="spellStart"/>
      <w:r w:rsidRPr="006B2D73">
        <w:rPr>
          <w:highlight w:val="yellow"/>
        </w:rPr>
        <w:t>Climatologies</w:t>
      </w:r>
      <w:proofErr w:type="spellEnd"/>
      <w:r w:rsidRPr="006B2D73">
        <w:rPr>
          <w:highlight w:val="yellow"/>
        </w:rPr>
        <w:t xml:space="preserve"> across the Conterminous United States. </w:t>
      </w:r>
      <w:r w:rsidRPr="006B2D73">
        <w:rPr>
          <w:i/>
          <w:highlight w:val="yellow"/>
        </w:rPr>
        <w:t xml:space="preserve">PLOS ONE </w:t>
      </w:r>
      <w:r w:rsidRPr="006B2D73">
        <w:rPr>
          <w:highlight w:val="yellow"/>
        </w:rPr>
        <w:t>10, e0141140 (2015).</w:t>
      </w:r>
    </w:p>
    <w:p w14:paraId="0000002E" w14:textId="77777777" w:rsidR="005629FE" w:rsidRPr="006B2D73" w:rsidRDefault="005629FE">
      <w:pPr>
        <w:widowControl w:val="0"/>
        <w:jc w:val="both"/>
        <w:rPr>
          <w:highlight w:val="yellow"/>
        </w:rPr>
      </w:pPr>
    </w:p>
    <w:p w14:paraId="0000002F" w14:textId="77777777" w:rsidR="005629FE" w:rsidRPr="006B2D73" w:rsidRDefault="00000000">
      <w:pPr>
        <w:widowControl w:val="0"/>
        <w:numPr>
          <w:ilvl w:val="0"/>
          <w:numId w:val="1"/>
        </w:numPr>
        <w:jc w:val="both"/>
        <w:rPr>
          <w:highlight w:val="yellow"/>
        </w:rPr>
      </w:pPr>
      <w:r w:rsidRPr="006B2D73">
        <w:rPr>
          <w:highlight w:val="yellow"/>
        </w:rPr>
        <w:t xml:space="preserve">Daly, C., </w:t>
      </w:r>
      <w:proofErr w:type="spellStart"/>
      <w:r w:rsidRPr="006B2D73">
        <w:rPr>
          <w:highlight w:val="yellow"/>
        </w:rPr>
        <w:t>Halbleib</w:t>
      </w:r>
      <w:proofErr w:type="spellEnd"/>
      <w:r w:rsidRPr="006B2D73">
        <w:rPr>
          <w:highlight w:val="yellow"/>
        </w:rPr>
        <w:t xml:space="preserve">, M., Smith, J. I., Gibson, W. P., Doggett, M. K., Taylor, G. H., ... &amp; </w:t>
      </w:r>
      <w:proofErr w:type="spellStart"/>
      <w:r w:rsidRPr="006B2D73">
        <w:rPr>
          <w:highlight w:val="yellow"/>
        </w:rPr>
        <w:t>Pasteris</w:t>
      </w:r>
      <w:proofErr w:type="spellEnd"/>
      <w:r w:rsidRPr="006B2D73">
        <w:rPr>
          <w:highlight w:val="yellow"/>
        </w:rPr>
        <w:t xml:space="preserve">, P. P. (2008). </w:t>
      </w:r>
      <w:proofErr w:type="spellStart"/>
      <w:r w:rsidRPr="006B2D73">
        <w:rPr>
          <w:highlight w:val="yellow"/>
        </w:rPr>
        <w:t>Physiographically</w:t>
      </w:r>
      <w:proofErr w:type="spellEnd"/>
      <w:r w:rsidRPr="006B2D73">
        <w:rPr>
          <w:highlight w:val="yellow"/>
        </w:rPr>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6B2D73" w:rsidRDefault="005629FE">
      <w:pPr>
        <w:widowControl w:val="0"/>
        <w:jc w:val="both"/>
        <w:rPr>
          <w:highlight w:val="yellow"/>
        </w:rPr>
      </w:pPr>
    </w:p>
    <w:p w14:paraId="00000031" w14:textId="77777777" w:rsidR="005629FE" w:rsidRPr="006B2D73" w:rsidRDefault="00000000">
      <w:pPr>
        <w:widowControl w:val="0"/>
        <w:numPr>
          <w:ilvl w:val="0"/>
          <w:numId w:val="1"/>
        </w:numPr>
        <w:jc w:val="both"/>
        <w:rPr>
          <w:highlight w:val="yellow"/>
        </w:rPr>
      </w:pPr>
      <w:r w:rsidRPr="006B2D73">
        <w:rPr>
          <w:highlight w:val="yellow"/>
        </w:rPr>
        <w:t xml:space="preserve">Spangler, K. R., Weinberger, K. R., &amp; </w:t>
      </w:r>
      <w:proofErr w:type="spellStart"/>
      <w:r w:rsidRPr="006B2D73">
        <w:rPr>
          <w:highlight w:val="yellow"/>
        </w:rPr>
        <w:t>Wellenius</w:t>
      </w:r>
      <w:proofErr w:type="spellEnd"/>
      <w:r w:rsidRPr="006B2D73">
        <w:rPr>
          <w:highlight w:val="yellow"/>
        </w:rPr>
        <w:t>, G. A. (2019). Suitability of gridded climate datasets for use in environmental epidemiology. Journal of exposure science &amp; environmental epidemiology, 29(6), 777-789.</w:t>
      </w:r>
    </w:p>
    <w:p w14:paraId="00000032" w14:textId="77777777" w:rsidR="005629FE" w:rsidRPr="006B2D73" w:rsidRDefault="005629FE">
      <w:pPr>
        <w:widowControl w:val="0"/>
        <w:jc w:val="both"/>
        <w:rPr>
          <w:highlight w:val="yellow"/>
        </w:rPr>
      </w:pPr>
    </w:p>
    <w:p w14:paraId="00000033" w14:textId="77777777" w:rsidR="005629FE" w:rsidRPr="006B2D73" w:rsidRDefault="00000000">
      <w:pPr>
        <w:widowControl w:val="0"/>
        <w:numPr>
          <w:ilvl w:val="0"/>
          <w:numId w:val="1"/>
        </w:numPr>
        <w:jc w:val="both"/>
        <w:rPr>
          <w:highlight w:val="yellow"/>
        </w:rPr>
      </w:pPr>
      <w:proofErr w:type="spellStart"/>
      <w:r w:rsidRPr="006B2D73">
        <w:rPr>
          <w:highlight w:val="yellow"/>
        </w:rPr>
        <w:t>Tuholske</w:t>
      </w:r>
      <w:proofErr w:type="spellEnd"/>
      <w:r w:rsidRPr="006B2D73">
        <w:rPr>
          <w:highlight w:val="yellow"/>
        </w:rPr>
        <w:t>, C., Caylor, K., Funk, C., Verdin, A., Sweeney, S., Grace, K., ... &amp; Evans, T. (2021). Global urban population exposure to extreme heat. Proceedings of the National Academy of Sciences, 118(41), e2024792118.</w:t>
      </w:r>
    </w:p>
    <w:p w14:paraId="00000034" w14:textId="77777777" w:rsidR="005629FE" w:rsidRPr="006B2D73" w:rsidRDefault="005629FE">
      <w:pPr>
        <w:widowControl w:val="0"/>
        <w:jc w:val="both"/>
        <w:rPr>
          <w:highlight w:val="yellow"/>
        </w:rPr>
      </w:pPr>
    </w:p>
    <w:p w14:paraId="00000035" w14:textId="77777777" w:rsidR="005629FE" w:rsidRPr="006B2D73" w:rsidRDefault="00000000">
      <w:pPr>
        <w:widowControl w:val="0"/>
        <w:numPr>
          <w:ilvl w:val="0"/>
          <w:numId w:val="1"/>
        </w:numPr>
        <w:jc w:val="both"/>
        <w:rPr>
          <w:highlight w:val="yellow"/>
        </w:rPr>
      </w:pPr>
      <w:r w:rsidRPr="006B2D73">
        <w:rPr>
          <w:highlight w:val="yellow"/>
        </w:rPr>
        <w:t>Bernard, T. E., &amp; Iheanacho, I. (2015). Heat index and adjusted temperature as surrogates for wet bulb globe temperature to screen for occupational heat stress. Journal of Occupational and Environmental Hygiene, 12(5), 323-333.</w:t>
      </w:r>
    </w:p>
    <w:p w14:paraId="00000036" w14:textId="77777777" w:rsidR="005629FE" w:rsidRPr="006B2D73" w:rsidRDefault="005629FE">
      <w:pPr>
        <w:widowControl w:val="0"/>
        <w:jc w:val="both"/>
        <w:rPr>
          <w:highlight w:val="yellow"/>
        </w:rPr>
      </w:pPr>
    </w:p>
    <w:p w14:paraId="00000037" w14:textId="77777777" w:rsidR="005629FE" w:rsidRPr="006B2D73" w:rsidRDefault="00000000">
      <w:pPr>
        <w:widowControl w:val="0"/>
        <w:numPr>
          <w:ilvl w:val="0"/>
          <w:numId w:val="1"/>
        </w:numPr>
        <w:jc w:val="both"/>
        <w:rPr>
          <w:highlight w:val="yellow"/>
        </w:rPr>
      </w:pPr>
      <w:r w:rsidRPr="006B2D73">
        <w:rPr>
          <w:highlight w:val="yellow"/>
        </w:rPr>
        <w:t xml:space="preserve">National Weather Service, Heat Index Equation, https://www.wpc.ncep.noaa.gov/html/heatindex_equation.shtml </w:t>
      </w:r>
      <w:proofErr w:type="spellStart"/>
      <w:r w:rsidRPr="006B2D73">
        <w:rPr>
          <w:highlight w:val="yellow"/>
        </w:rPr>
        <w:t>Accesssed</w:t>
      </w:r>
      <w:proofErr w:type="spellEnd"/>
      <w:r w:rsidRPr="006B2D73">
        <w:rPr>
          <w:highlight w:val="yellow"/>
        </w:rPr>
        <w:t xml:space="preserve"> July 10, 2023).</w:t>
      </w:r>
    </w:p>
    <w:p w14:paraId="00000038" w14:textId="77777777" w:rsidR="005629FE" w:rsidRPr="006B2D73" w:rsidDel="006760B5" w:rsidRDefault="005629FE">
      <w:pPr>
        <w:widowControl w:val="0"/>
        <w:jc w:val="both"/>
        <w:rPr>
          <w:del w:id="132" w:author="Tuholske, Cascade" w:date="2023-10-02T19:26:00Z"/>
          <w:highlight w:val="yellow"/>
        </w:rPr>
      </w:pPr>
    </w:p>
    <w:p w14:paraId="00000039" w14:textId="5A707602" w:rsidR="005629FE" w:rsidRPr="006B2D73" w:rsidDel="006760B5" w:rsidRDefault="00000000">
      <w:pPr>
        <w:widowControl w:val="0"/>
        <w:numPr>
          <w:ilvl w:val="0"/>
          <w:numId w:val="1"/>
        </w:numPr>
        <w:jc w:val="both"/>
        <w:rPr>
          <w:del w:id="133" w:author="Tuholske, Cascade" w:date="2023-10-02T19:26:00Z"/>
          <w:highlight w:val="yellow"/>
        </w:rPr>
      </w:pPr>
      <w:del w:id="134" w:author="Tuholske, Cascade" w:date="2023-10-02T19:26:00Z">
        <w:r w:rsidRPr="006B2D73" w:rsidDel="006760B5">
          <w:rPr>
            <w:highlight w:val="yellow"/>
          </w:rPr>
          <w:delText>Bernard, T. E., &amp; Iheanacho, I. (2015). Heat index and adjusted temperature as surrogates for wet bulb globe temperature to screen for occupational heat stress. Journal of Occupational and Environmental Hygiene, 12(5), 323-333.</w:delText>
        </w:r>
      </w:del>
    </w:p>
    <w:p w14:paraId="0000003A" w14:textId="77777777" w:rsidR="005629FE" w:rsidRPr="006B2D73" w:rsidRDefault="005629FE">
      <w:pPr>
        <w:widowControl w:val="0"/>
        <w:jc w:val="both"/>
        <w:rPr>
          <w:highlight w:val="yellow"/>
        </w:rPr>
      </w:pPr>
    </w:p>
    <w:p w14:paraId="0000003B" w14:textId="77777777" w:rsidR="005629FE" w:rsidRDefault="00000000">
      <w:pPr>
        <w:widowControl w:val="0"/>
        <w:numPr>
          <w:ilvl w:val="0"/>
          <w:numId w:val="1"/>
        </w:numPr>
        <w:jc w:val="both"/>
        <w:rPr>
          <w:ins w:id="135" w:author="Tuholske, Cascade" w:date="2023-10-02T19:28:00Z"/>
          <w:highlight w:val="yellow"/>
        </w:rPr>
      </w:pPr>
      <w:r w:rsidRPr="006B2D73">
        <w:rPr>
          <w:highlight w:val="yellow"/>
        </w:rPr>
        <w:t xml:space="preserve">Q. Kong, M. Huber, Explicit Calculations of Wet-Bulb Globe Temperature Compared </w:t>
      </w:r>
      <w:proofErr w:type="gramStart"/>
      <w:r w:rsidRPr="006B2D73">
        <w:rPr>
          <w:highlight w:val="yellow"/>
        </w:rPr>
        <w:t>With</w:t>
      </w:r>
      <w:proofErr w:type="gramEnd"/>
      <w:r w:rsidRPr="006B2D73">
        <w:rPr>
          <w:highlight w:val="yellow"/>
        </w:rPr>
        <w:t xml:space="preserve"> Approximations and Why It Matters for Labor Productivity. </w:t>
      </w:r>
      <w:r w:rsidRPr="006B2D73">
        <w:rPr>
          <w:i/>
          <w:highlight w:val="yellow"/>
        </w:rPr>
        <w:t xml:space="preserve">Earths Future </w:t>
      </w:r>
      <w:r w:rsidRPr="006B2D73">
        <w:rPr>
          <w:highlight w:val="yellow"/>
        </w:rPr>
        <w:t>10, e2021EF002334 (2022).</w:t>
      </w:r>
    </w:p>
    <w:p w14:paraId="230678C8" w14:textId="77777777" w:rsidR="006760B5" w:rsidRDefault="006760B5">
      <w:pPr>
        <w:widowControl w:val="0"/>
        <w:ind w:left="360"/>
        <w:jc w:val="both"/>
        <w:rPr>
          <w:ins w:id="136" w:author="Tuholske, Cascade" w:date="2023-10-02T19:27:00Z"/>
          <w:highlight w:val="yellow"/>
        </w:rPr>
        <w:pPrChange w:id="137" w:author="Tuholske, Cascade" w:date="2023-10-02T19:28:00Z">
          <w:pPr>
            <w:widowControl w:val="0"/>
            <w:numPr>
              <w:numId w:val="1"/>
            </w:numPr>
            <w:ind w:left="360" w:hanging="360"/>
            <w:jc w:val="both"/>
          </w:pPr>
        </w:pPrChange>
      </w:pPr>
    </w:p>
    <w:p w14:paraId="369876E5" w14:textId="3E262E7E" w:rsidR="006760B5" w:rsidRDefault="006760B5" w:rsidP="006760B5">
      <w:pPr>
        <w:pStyle w:val="ListBullet"/>
        <w:rPr>
          <w:ins w:id="138" w:author="Tuholske, Cascade" w:date="2023-10-02T19:28:00Z"/>
        </w:rPr>
      </w:pPr>
      <w:ins w:id="139" w:author="Tuholske, Cascade" w:date="2023-10-02T19:28:00Z">
        <w:r w:rsidRPr="009F4A86">
          <w:t xml:space="preserve">Pradhan, B., </w:t>
        </w:r>
        <w:proofErr w:type="spellStart"/>
        <w:r w:rsidRPr="009F4A86">
          <w:t>Kjellstrom</w:t>
        </w:r>
        <w:proofErr w:type="spellEnd"/>
        <w:r w:rsidRPr="009F4A86">
          <w:t xml:space="preserve">, T., </w:t>
        </w:r>
        <w:proofErr w:type="spellStart"/>
        <w:r w:rsidRPr="009F4A86">
          <w:t>Atar</w:t>
        </w:r>
        <w:proofErr w:type="spellEnd"/>
        <w:r w:rsidRPr="009F4A86">
          <w:t xml:space="preserve">, D., Sharma, P., </w:t>
        </w:r>
        <w:proofErr w:type="spellStart"/>
        <w:r w:rsidRPr="009F4A86">
          <w:t>Kayastha</w:t>
        </w:r>
        <w:proofErr w:type="spellEnd"/>
        <w:r w:rsidRPr="009F4A86">
          <w:t>, B., Bhandari, G., &amp; Pradhan, P. K. (2019). Heat stress impacts on cardiac mortality in Nepali migrant workers in Qatar. Cardiology, 143(1-2), 37-48.</w:t>
        </w:r>
      </w:ins>
    </w:p>
    <w:p w14:paraId="1215FB79" w14:textId="77777777" w:rsidR="006760B5" w:rsidRDefault="006760B5">
      <w:pPr>
        <w:pStyle w:val="ListBullet"/>
        <w:numPr>
          <w:ilvl w:val="0"/>
          <w:numId w:val="0"/>
        </w:numPr>
        <w:ind w:left="360"/>
        <w:rPr>
          <w:ins w:id="140" w:author="Tuholske, Cascade" w:date="2023-10-02T19:28:00Z"/>
        </w:rPr>
        <w:pPrChange w:id="141" w:author="Tuholske, Cascade" w:date="2023-10-02T19:28:00Z">
          <w:pPr>
            <w:pStyle w:val="ListBullet"/>
          </w:pPr>
        </w:pPrChange>
      </w:pPr>
    </w:p>
    <w:p w14:paraId="2D8E307F" w14:textId="4128E53C" w:rsidR="006760B5" w:rsidRDefault="006760B5" w:rsidP="006760B5">
      <w:pPr>
        <w:pStyle w:val="ListBullet"/>
        <w:rPr>
          <w:ins w:id="142" w:author="Tuholske, Cascade" w:date="2023-10-02T19:30:00Z"/>
        </w:rPr>
      </w:pPr>
      <w:ins w:id="143" w:author="Tuholske, Cascade" w:date="2023-10-02T19:28:00Z">
        <w:r w:rsidRPr="009F4A86">
          <w:t>Chu, L., Chen, K., Crowley, S., &amp; Dubrow, R. (2023). Associations between short-term temperature exposure and kidney-related conditions in New York State: The influence of temperature metrics across four dimensions. Environment International, 173, 107783.</w:t>
        </w:r>
      </w:ins>
    </w:p>
    <w:p w14:paraId="327A0B51" w14:textId="77777777" w:rsidR="006760B5" w:rsidRDefault="006760B5">
      <w:pPr>
        <w:pStyle w:val="ListParagraph"/>
        <w:rPr>
          <w:ins w:id="144" w:author="Tuholske, Cascade" w:date="2023-10-02T19:30:00Z"/>
        </w:rPr>
        <w:pPrChange w:id="145" w:author="Tuholske, Cascade" w:date="2023-10-02T19:30:00Z">
          <w:pPr>
            <w:pStyle w:val="ListBullet"/>
          </w:pPr>
        </w:pPrChange>
      </w:pPr>
    </w:p>
    <w:p w14:paraId="258D22BA" w14:textId="7B7506F9" w:rsidR="006760B5" w:rsidRDefault="006760B5" w:rsidP="006760B5">
      <w:pPr>
        <w:pStyle w:val="ListBullet"/>
        <w:rPr>
          <w:ins w:id="146" w:author="Tuholske, Cascade" w:date="2023-10-02T19:31:00Z"/>
        </w:rPr>
      </w:pPr>
      <w:proofErr w:type="spellStart"/>
      <w:ins w:id="147" w:author="Tuholske, Cascade" w:date="2023-10-02T19:30:00Z">
        <w:r w:rsidRPr="006760B5">
          <w:t>Hersbach</w:t>
        </w:r>
        <w:proofErr w:type="spellEnd"/>
        <w:r w:rsidRPr="006760B5">
          <w:t xml:space="preserve">, H., Bell, B., </w:t>
        </w:r>
        <w:proofErr w:type="spellStart"/>
        <w:r w:rsidRPr="006760B5">
          <w:t>Berrisford</w:t>
        </w:r>
        <w:proofErr w:type="spellEnd"/>
        <w:r w:rsidRPr="006760B5">
          <w:t xml:space="preserve">, P., Hirahara, S., </w:t>
        </w:r>
        <w:proofErr w:type="spellStart"/>
        <w:r w:rsidRPr="006760B5">
          <w:t>Horányi</w:t>
        </w:r>
        <w:proofErr w:type="spellEnd"/>
        <w:r w:rsidRPr="006760B5">
          <w:t>, A., Muñoz‐</w:t>
        </w:r>
        <w:proofErr w:type="spellStart"/>
        <w:r w:rsidRPr="006760B5">
          <w:t>Sabater</w:t>
        </w:r>
        <w:proofErr w:type="spellEnd"/>
        <w:r w:rsidRPr="006760B5">
          <w:t xml:space="preserve">, J., ... &amp; </w:t>
        </w:r>
        <w:proofErr w:type="spellStart"/>
        <w:r w:rsidRPr="006760B5">
          <w:t>Thépaut</w:t>
        </w:r>
        <w:proofErr w:type="spellEnd"/>
        <w:r w:rsidRPr="006760B5">
          <w:t>, J. N. (2020). The ERA5 global reanalysis. Quarterly Journal of the Royal Meteorological Society, 146(730), 1999-2049.</w:t>
        </w:r>
      </w:ins>
    </w:p>
    <w:p w14:paraId="0CB3F3E6" w14:textId="77777777" w:rsidR="006760B5" w:rsidRDefault="006760B5">
      <w:pPr>
        <w:pStyle w:val="ListParagraph"/>
        <w:rPr>
          <w:ins w:id="148" w:author="Tuholske, Cascade" w:date="2023-10-02T19:31:00Z"/>
        </w:rPr>
        <w:pPrChange w:id="149" w:author="Tuholske, Cascade" w:date="2023-10-02T19:31:00Z">
          <w:pPr>
            <w:pStyle w:val="ListBullet"/>
          </w:pPr>
        </w:pPrChange>
      </w:pPr>
    </w:p>
    <w:p w14:paraId="689DE701" w14:textId="161CC4B8" w:rsidR="006760B5" w:rsidRDefault="006760B5" w:rsidP="006760B5">
      <w:pPr>
        <w:pStyle w:val="ListBullet"/>
        <w:rPr>
          <w:ins w:id="150" w:author="Tuholske, Cascade" w:date="2023-10-02T19:34:00Z"/>
        </w:rPr>
      </w:pPr>
      <w:proofErr w:type="spellStart"/>
      <w:ins w:id="151" w:author="Tuholske, Cascade" w:date="2023-10-02T19:31:00Z">
        <w:r w:rsidRPr="006760B5">
          <w:t>Ahn</w:t>
        </w:r>
        <w:proofErr w:type="spellEnd"/>
        <w:r w:rsidRPr="006760B5">
          <w:t xml:space="preserve">, Y., </w:t>
        </w:r>
        <w:proofErr w:type="spellStart"/>
        <w:r w:rsidRPr="006760B5">
          <w:t>Tuholske</w:t>
        </w:r>
        <w:proofErr w:type="spellEnd"/>
        <w:r w:rsidRPr="006760B5">
          <w:t>, C., &amp; Parks, R. M. (2023). Comparing Approximated Heat Stress Measures</w:t>
        </w:r>
        <w:r w:rsidRPr="006760B5">
          <w:rPr>
            <w:rFonts w:ascii="Calibri" w:hAnsi="Calibri" w:cs="Calibri"/>
          </w:rPr>
          <w:t>﻿</w:t>
        </w:r>
        <w:r w:rsidRPr="006760B5">
          <w:t xml:space="preserve"> Across the United States.</w:t>
        </w:r>
      </w:ins>
      <w:ins w:id="152" w:author="Tuholske, Cascade" w:date="2023-10-02T19:44:00Z">
        <w:r w:rsidR="00E170CE">
          <w:t xml:space="preserve"> </w:t>
        </w:r>
        <w:r w:rsidR="00E170CE" w:rsidRPr="00E170CE">
          <w:t>https://doi.org/10.21203/rs.3.rs-3186416/v1</w:t>
        </w:r>
      </w:ins>
    </w:p>
    <w:p w14:paraId="3CEB428E" w14:textId="77777777" w:rsidR="006760B5" w:rsidRDefault="006760B5">
      <w:pPr>
        <w:pStyle w:val="ListParagraph"/>
        <w:rPr>
          <w:ins w:id="153" w:author="Tuholske, Cascade" w:date="2023-10-02T19:34:00Z"/>
        </w:rPr>
        <w:pPrChange w:id="154" w:author="Tuholske, Cascade" w:date="2023-10-02T19:34:00Z">
          <w:pPr>
            <w:pStyle w:val="ListBullet"/>
          </w:pPr>
        </w:pPrChange>
      </w:pPr>
    </w:p>
    <w:p w14:paraId="221FE6F0" w14:textId="21C4B11E" w:rsidR="006760B5" w:rsidRDefault="006760B5" w:rsidP="006760B5">
      <w:pPr>
        <w:pStyle w:val="ListBullet"/>
        <w:rPr>
          <w:ins w:id="155" w:author="Tuholske, Cascade" w:date="2023-10-02T19:34:00Z"/>
        </w:rPr>
      </w:pPr>
      <w:ins w:id="156" w:author="Tuholske, Cascade" w:date="2023-10-02T19:34:00Z">
        <w:r w:rsidRPr="006760B5">
          <w:lastRenderedPageBreak/>
          <w:t xml:space="preserve">Dunn, R. J., Willett, K. M., Thorne, P. W., Woolley, E. V., </w:t>
        </w:r>
        <w:proofErr w:type="spellStart"/>
        <w:r w:rsidRPr="006760B5">
          <w:t>Durre</w:t>
        </w:r>
        <w:proofErr w:type="spellEnd"/>
        <w:r w:rsidRPr="006760B5">
          <w:t xml:space="preserve">, I., Dai, A., ... &amp; </w:t>
        </w:r>
        <w:proofErr w:type="spellStart"/>
        <w:r w:rsidRPr="006760B5">
          <w:t>Vose</w:t>
        </w:r>
        <w:proofErr w:type="spellEnd"/>
        <w:r w:rsidRPr="006760B5">
          <w:t xml:space="preserve">, R. S. (2012). </w:t>
        </w:r>
        <w:proofErr w:type="spellStart"/>
        <w:r w:rsidRPr="006760B5">
          <w:t>HadISD</w:t>
        </w:r>
        <w:proofErr w:type="spellEnd"/>
        <w:r w:rsidRPr="006760B5">
          <w:t>: A quality-controlled global synoptic report database for selected variables at long-term stations from 1973–2011. Climate of the Past, 8(5), 1649-1679.</w:t>
        </w:r>
      </w:ins>
    </w:p>
    <w:p w14:paraId="491CBB43" w14:textId="77777777" w:rsidR="006760B5" w:rsidRDefault="006760B5">
      <w:pPr>
        <w:pStyle w:val="ListParagraph"/>
        <w:rPr>
          <w:ins w:id="157" w:author="Tuholske, Cascade" w:date="2023-10-02T19:34:00Z"/>
        </w:rPr>
        <w:pPrChange w:id="158" w:author="Tuholske, Cascade" w:date="2023-10-02T19:34:00Z">
          <w:pPr>
            <w:pStyle w:val="ListBullet"/>
          </w:pPr>
        </w:pPrChange>
      </w:pPr>
    </w:p>
    <w:p w14:paraId="40599E5A" w14:textId="15FC9319" w:rsidR="006760B5" w:rsidRDefault="009B7B98" w:rsidP="006760B5">
      <w:pPr>
        <w:pStyle w:val="ListBullet"/>
        <w:rPr>
          <w:ins w:id="159" w:author="Tuholske, Cascade" w:date="2023-10-02T19:36:00Z"/>
        </w:rPr>
      </w:pPr>
      <w:ins w:id="160" w:author="Tuholske, Cascade" w:date="2023-10-02T19:35:00Z">
        <w:r w:rsidRPr="009B7B98">
          <w:t xml:space="preserve">Dunn, R. J., Willett, K. M., Parker, D. E., &amp; Mitchell, L. (2016). Expanding </w:t>
        </w:r>
        <w:proofErr w:type="spellStart"/>
        <w:r w:rsidRPr="009B7B98">
          <w:t>HadISD</w:t>
        </w:r>
        <w:proofErr w:type="spellEnd"/>
        <w:r w:rsidRPr="009B7B98">
          <w:t xml:space="preserve">: Quality-controlled, sub-daily station data from 1931. Geoscientific Instrumentation, </w:t>
        </w:r>
        <w:proofErr w:type="gramStart"/>
        <w:r w:rsidRPr="009B7B98">
          <w:t>Methods</w:t>
        </w:r>
        <w:proofErr w:type="gramEnd"/>
        <w:r w:rsidRPr="009B7B98">
          <w:t xml:space="preserve"> and Data Systems, 5(2), 473-491.</w:t>
        </w:r>
      </w:ins>
    </w:p>
    <w:p w14:paraId="150FE0B8" w14:textId="77777777" w:rsidR="009B7B98" w:rsidRDefault="009B7B98">
      <w:pPr>
        <w:pStyle w:val="ListParagraph"/>
        <w:rPr>
          <w:ins w:id="161" w:author="Tuholske, Cascade" w:date="2023-10-02T19:36:00Z"/>
        </w:rPr>
        <w:pPrChange w:id="162" w:author="Tuholske, Cascade" w:date="2023-10-02T19:36:00Z">
          <w:pPr>
            <w:pStyle w:val="ListBullet"/>
          </w:pPr>
        </w:pPrChange>
      </w:pPr>
    </w:p>
    <w:p w14:paraId="30DC78B7" w14:textId="281F90BF" w:rsidR="009B7B98" w:rsidRPr="006760B5" w:rsidRDefault="009B7B98">
      <w:pPr>
        <w:pStyle w:val="ListBullet"/>
        <w:rPr>
          <w:rPrChange w:id="163" w:author="Tuholske, Cascade" w:date="2023-10-02T19:28:00Z">
            <w:rPr>
              <w:highlight w:val="yellow"/>
            </w:rPr>
          </w:rPrChange>
        </w:rPr>
        <w:pPrChange w:id="164" w:author="Tuholske, Cascade" w:date="2023-10-02T19:30:00Z">
          <w:pPr>
            <w:widowControl w:val="0"/>
            <w:numPr>
              <w:numId w:val="1"/>
            </w:numPr>
            <w:ind w:left="360" w:hanging="360"/>
            <w:jc w:val="both"/>
          </w:pPr>
        </w:pPrChange>
      </w:pPr>
      <w:ins w:id="165" w:author="Tuholske, Cascade" w:date="2023-10-02T19:36:00Z">
        <w:r w:rsidRPr="009B7B98">
          <w:t>Raymond, C., Matthews, T., &amp; Horton, R. M. (2020). The emergence of heat and humidity too severe for human tolerance. Science Advances, 6(19), eaaw1838.</w:t>
        </w:r>
      </w:ins>
    </w:p>
    <w:p w14:paraId="0000003C" w14:textId="77777777" w:rsidR="005629FE" w:rsidRPr="006B2D73" w:rsidRDefault="005629FE">
      <w:pPr>
        <w:widowControl w:val="0"/>
        <w:jc w:val="both"/>
        <w:rPr>
          <w:highlight w:val="yellow"/>
        </w:rPr>
      </w:pPr>
    </w:p>
    <w:p w14:paraId="0000003D" w14:textId="77777777" w:rsidR="005629FE" w:rsidRPr="006B2D73" w:rsidRDefault="00000000">
      <w:pPr>
        <w:widowControl w:val="0"/>
        <w:numPr>
          <w:ilvl w:val="0"/>
          <w:numId w:val="1"/>
        </w:numPr>
        <w:jc w:val="both"/>
        <w:rPr>
          <w:highlight w:val="yellow"/>
        </w:rPr>
      </w:pPr>
      <w:r w:rsidRPr="006B2D73">
        <w:rPr>
          <w:highlight w:val="yellow"/>
        </w:rPr>
        <w:t xml:space="preserve">U.S. Census Bureau, U.S. Census Populations </w:t>
      </w:r>
      <w:proofErr w:type="gramStart"/>
      <w:r w:rsidRPr="006B2D73">
        <w:rPr>
          <w:highlight w:val="yellow"/>
        </w:rPr>
        <w:t>With</w:t>
      </w:r>
      <w:proofErr w:type="gramEnd"/>
      <w:r w:rsidRPr="006B2D73">
        <w:rPr>
          <w:highlight w:val="yellow"/>
        </w:rPr>
        <w:t xml:space="preserve"> Bridged Race Categories (2022), Accessed, https://www.cdc.gov/nchs/nvss/bridged_race.htm Accessed July 17, 2023.</w:t>
      </w:r>
    </w:p>
    <w:p w14:paraId="0000003E" w14:textId="77777777" w:rsidR="005629FE" w:rsidRPr="006B2D73" w:rsidRDefault="005629FE">
      <w:pPr>
        <w:widowControl w:val="0"/>
        <w:jc w:val="both"/>
        <w:rPr>
          <w:highlight w:val="yellow"/>
        </w:rPr>
      </w:pPr>
    </w:p>
    <w:p w14:paraId="0000003F" w14:textId="77777777" w:rsidR="005629FE" w:rsidRPr="006B2D73" w:rsidRDefault="00000000">
      <w:pPr>
        <w:widowControl w:val="0"/>
        <w:numPr>
          <w:ilvl w:val="0"/>
          <w:numId w:val="1"/>
        </w:numPr>
        <w:jc w:val="both"/>
        <w:rPr>
          <w:highlight w:val="yellow"/>
        </w:rPr>
      </w:pPr>
      <w:r w:rsidRPr="006B2D73">
        <w:rPr>
          <w:highlight w:val="yellow"/>
        </w:rPr>
        <w:t>U.S. Census Bureau, U.S. Bureau, County Intercensal Tables 1980-1990. https://www.census.gov/data/tables/time-series/demo/popest/1980s-county.html</w:t>
      </w:r>
      <w:r w:rsidRPr="006B2D73">
        <w:rPr>
          <w:i/>
          <w:highlight w:val="yellow"/>
        </w:rPr>
        <w:t xml:space="preserve"> </w:t>
      </w:r>
      <w:r w:rsidRPr="006B2D73">
        <w:rPr>
          <w:highlight w:val="yellow"/>
        </w:rPr>
        <w:t>Accessed July 17, 2023).</w:t>
      </w:r>
    </w:p>
    <w:p w14:paraId="518F4E0D" w14:textId="77777777" w:rsidR="00D67895" w:rsidRDefault="00D67895">
      <w:pPr>
        <w:widowControl w:val="0"/>
        <w:jc w:val="both"/>
        <w:rPr>
          <w:b/>
        </w:rPr>
        <w:sectPr w:rsidR="00D67895">
          <w:headerReference w:type="default" r:id="rId14"/>
          <w:footerReference w:type="even" r:id="rId15"/>
          <w:footerReference w:type="default" r:id="rId16"/>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7">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8">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19">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515E6F8F"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heat stress conditions 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0">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1">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41B7EE0"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96513F">
        <w:rPr>
          <w:color w:val="000000"/>
        </w:rPr>
        <w:t xml:space="preserve">Mean annual exposure during 2016 - 2020 to </w:t>
      </w:r>
      <w:r w:rsidR="0096513F" w:rsidRPr="00C209AD">
        <w:rPr>
          <w:color w:val="000000"/>
          <w:highlight w:val="yellow"/>
        </w:rPr>
        <w:t>dangerous</w:t>
      </w:r>
      <w:r w:rsidR="0096513F">
        <w:rPr>
          <w:color w:val="000000"/>
        </w:rPr>
        <w:t xml:space="preserve"> humid heat in carceral facilities within the continental United States (N=4,078), measured by: (a) the number of person-days </w:t>
      </w:r>
      <w:proofErr w:type="spellStart"/>
      <w:r w:rsidR="0096513F">
        <w:rPr>
          <w:color w:val="000000"/>
        </w:rPr>
        <w:t>WBGT</w:t>
      </w:r>
      <w:r w:rsidR="0096513F">
        <w:rPr>
          <w:color w:val="000000"/>
          <w:vertAlign w:val="subscript"/>
        </w:rPr>
        <w:t>max</w:t>
      </w:r>
      <w:proofErr w:type="spellEnd"/>
      <w:r w:rsidR="0096513F">
        <w:rPr>
          <w:color w:val="000000"/>
        </w:rPr>
        <w:t xml:space="preserve"> exceeded 26°C for incarcerated people by state and carceral facility type; and (b) the number of days </w:t>
      </w:r>
      <w:proofErr w:type="spellStart"/>
      <w:r w:rsidR="0096513F">
        <w:rPr>
          <w:color w:val="000000"/>
        </w:rPr>
        <w:t>WBGT</w:t>
      </w:r>
      <w:r w:rsidR="0096513F">
        <w:rPr>
          <w:color w:val="000000"/>
          <w:vertAlign w:val="subscript"/>
        </w:rPr>
        <w:t>max</w:t>
      </w:r>
      <w:proofErr w:type="spellEnd"/>
      <w:r w:rsidR="0096513F">
        <w:rPr>
          <w:color w:val="000000"/>
        </w:rPr>
        <w:t xml:space="preserve"> exceeded 2</w:t>
      </w:r>
      <w:r w:rsidR="001B0FA0">
        <w:rPr>
          <w:color w:val="000000"/>
        </w:rPr>
        <w:t>6</w:t>
      </w:r>
      <w:r w:rsidR="0096513F">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2">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084EDC92"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3A7310">
        <w:rPr>
          <w:color w:val="000000"/>
        </w:rPr>
        <w:t xml:space="preserve">Mean annual exposure during 2016 - 2020 to </w:t>
      </w:r>
      <w:r w:rsidR="003A7310" w:rsidRPr="00C209AD">
        <w:rPr>
          <w:color w:val="000000"/>
          <w:highlight w:val="yellow"/>
        </w:rPr>
        <w:t>dangerous</w:t>
      </w:r>
      <w:r w:rsidR="003A7310">
        <w:rPr>
          <w:color w:val="000000"/>
        </w:rPr>
        <w:t xml:space="preserve"> humid heat in carceral facilities within the continental United States (N=4,078), measured by: (a) the number of person-days </w:t>
      </w:r>
      <w:proofErr w:type="spellStart"/>
      <w:r w:rsidR="003A7310">
        <w:rPr>
          <w:color w:val="000000"/>
        </w:rPr>
        <w:t>WBGT</w:t>
      </w:r>
      <w:r w:rsidR="003A7310">
        <w:rPr>
          <w:color w:val="000000"/>
          <w:vertAlign w:val="subscript"/>
        </w:rPr>
        <w:t>max</w:t>
      </w:r>
      <w:proofErr w:type="spellEnd"/>
      <w:r w:rsidR="003A7310">
        <w:rPr>
          <w:color w:val="000000"/>
        </w:rPr>
        <w:t xml:space="preserve"> exceeded </w:t>
      </w:r>
      <w:r w:rsidR="00A9316A">
        <w:rPr>
          <w:color w:val="000000"/>
        </w:rPr>
        <w:t>30</w:t>
      </w:r>
      <w:r w:rsidR="003A7310">
        <w:rPr>
          <w:color w:val="000000"/>
        </w:rPr>
        <w:t xml:space="preserve">°C for incarcerated people by state and carceral facility type; and (b) the number of days </w:t>
      </w:r>
      <w:proofErr w:type="spellStart"/>
      <w:r w:rsidR="003A7310">
        <w:rPr>
          <w:color w:val="000000"/>
        </w:rPr>
        <w:t>WBGT</w:t>
      </w:r>
      <w:r w:rsidR="003A7310">
        <w:rPr>
          <w:color w:val="000000"/>
          <w:vertAlign w:val="subscript"/>
        </w:rPr>
        <w:t>max</w:t>
      </w:r>
      <w:proofErr w:type="spellEnd"/>
      <w:r w:rsidR="003A7310">
        <w:rPr>
          <w:color w:val="000000"/>
        </w:rPr>
        <w:t xml:space="preserve"> exceeded </w:t>
      </w:r>
      <w:r w:rsidR="00FD7DAB">
        <w:rPr>
          <w:color w:val="000000"/>
        </w:rPr>
        <w:t>30</w:t>
      </w:r>
      <w:r w:rsidR="003A7310">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3EB35209">
            <wp:extent cx="6322125" cy="4472848"/>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3">
                      <a:extLst>
                        <a:ext uri="{28A0092B-C50C-407E-A947-70E740481C1C}">
                          <a14:useLocalDpi xmlns:a14="http://schemas.microsoft.com/office/drawing/2010/main" val="0"/>
                        </a:ext>
                      </a:extLst>
                    </a:blip>
                    <a:stretch>
                      <a:fillRect/>
                    </a:stretch>
                  </pic:blipFill>
                  <pic:spPr>
                    <a:xfrm>
                      <a:off x="0" y="0"/>
                      <a:ext cx="6331685" cy="4479612"/>
                    </a:xfrm>
                    <a:prstGeom prst="rect">
                      <a:avLst/>
                    </a:prstGeom>
                  </pic:spPr>
                </pic:pic>
              </a:graphicData>
            </a:graphic>
          </wp:inline>
        </w:drawing>
      </w:r>
    </w:p>
    <w:p w14:paraId="6CD3441E" w14:textId="1519F57B"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Pr="003F7D5A">
        <w:rPr>
          <w:bCs/>
        </w:rPr>
        <w:t xml:space="preserve">Population-weighted difference between the annual number of dangerous hot-humid days (defined as </w:t>
      </w:r>
      <w:proofErr w:type="spellStart"/>
      <w:r w:rsidRPr="003F7D5A">
        <w:rPr>
          <w:bCs/>
        </w:rPr>
        <w:t>WBGT</w:t>
      </w:r>
      <w:r w:rsidRPr="003F7D5A">
        <w:rPr>
          <w:bCs/>
          <w:vertAlign w:val="subscript"/>
        </w:rPr>
        <w:t>max</w:t>
      </w:r>
      <w:proofErr w:type="spellEnd"/>
      <w:r w:rsidRPr="003F7D5A">
        <w:rPr>
          <w:bCs/>
        </w:rPr>
        <w:t xml:space="preserve"> exceeding </w:t>
      </w:r>
      <w:r w:rsidR="00FA0A15">
        <w:rPr>
          <w:bCs/>
        </w:rPr>
        <w:t>26</w:t>
      </w:r>
      <w:r w:rsidRPr="003F7D5A">
        <w:rPr>
          <w:bCs/>
        </w:rPr>
        <w:t>°C)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36E77B81">
            <wp:extent cx="6493414" cy="4594034"/>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4">
                      <a:extLst>
                        <a:ext uri="{28A0092B-C50C-407E-A947-70E740481C1C}">
                          <a14:useLocalDpi xmlns:a14="http://schemas.microsoft.com/office/drawing/2010/main" val="0"/>
                        </a:ext>
                      </a:extLst>
                    </a:blip>
                    <a:stretch>
                      <a:fillRect/>
                    </a:stretch>
                  </pic:blipFill>
                  <pic:spPr>
                    <a:xfrm>
                      <a:off x="0" y="0"/>
                      <a:ext cx="6506955" cy="4603614"/>
                    </a:xfrm>
                    <a:prstGeom prst="rect">
                      <a:avLst/>
                    </a:prstGeom>
                  </pic:spPr>
                </pic:pic>
              </a:graphicData>
            </a:graphic>
          </wp:inline>
        </w:drawing>
      </w:r>
    </w:p>
    <w:p w14:paraId="294EAE73" w14:textId="77C9E17D"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Pr="003F7D5A">
        <w:rPr>
          <w:bCs/>
        </w:rPr>
        <w:t xml:space="preserve">Population-weighted difference between the annual number of dangerous hot-humid days (defined as </w:t>
      </w:r>
      <w:proofErr w:type="spellStart"/>
      <w:r w:rsidRPr="003F7D5A">
        <w:rPr>
          <w:bCs/>
        </w:rPr>
        <w:t>WBGT</w:t>
      </w:r>
      <w:r w:rsidRPr="003F7D5A">
        <w:rPr>
          <w:bCs/>
          <w:vertAlign w:val="subscript"/>
        </w:rPr>
        <w:t>max</w:t>
      </w:r>
      <w:proofErr w:type="spellEnd"/>
      <w:r w:rsidRPr="003F7D5A">
        <w:rPr>
          <w:bCs/>
        </w:rPr>
        <w:t xml:space="preserve"> exceeding </w:t>
      </w:r>
      <w:r w:rsidR="005D55FD">
        <w:rPr>
          <w:bCs/>
        </w:rPr>
        <w:t>30</w:t>
      </w:r>
      <w:r w:rsidRPr="003F7D5A">
        <w:rPr>
          <w:bCs/>
        </w:rPr>
        <w:t>°C)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sectPr w:rsidR="00795B4C" w:rsidSect="00D67895">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1" w:author="Parks, Robbie M" w:date="2023-10-02T18:49:00Z" w:initials="RP">
    <w:p w14:paraId="2EB0C487" w14:textId="77777777" w:rsidR="008F0973" w:rsidRDefault="00053801" w:rsidP="00A73760">
      <w:r>
        <w:rPr>
          <w:rStyle w:val="CommentReference"/>
        </w:rPr>
        <w:annotationRef/>
      </w:r>
      <w:r w:rsidR="008F0973">
        <w:rPr>
          <w:sz w:val="20"/>
        </w:rPr>
        <w:t>Reminder to fix all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B0C48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161677" w16cex:dateUtc="2023-10-02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B0C487" w16cid:durableId="221616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D6A25" w14:textId="77777777" w:rsidR="00057A6E" w:rsidRDefault="00057A6E">
      <w:r>
        <w:separator/>
      </w:r>
    </w:p>
  </w:endnote>
  <w:endnote w:type="continuationSeparator" w:id="0">
    <w:p w14:paraId="35885B43" w14:textId="77777777" w:rsidR="00057A6E" w:rsidRDefault="00057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FF9A" w14:textId="77777777" w:rsidR="00057A6E" w:rsidRDefault="00057A6E">
      <w:r>
        <w:separator/>
      </w:r>
    </w:p>
  </w:footnote>
  <w:footnote w:type="continuationSeparator" w:id="0">
    <w:p w14:paraId="2B73893A" w14:textId="77777777" w:rsidR="00057A6E" w:rsidRDefault="00057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1296036">
    <w:abstractNumId w:val="2"/>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uholske, Cascade">
    <w15:presenceInfo w15:providerId="AD" w15:userId="S::t61d992@msu.montana.edu::afa5c390-4722-4083-ba79-a36f49c6ccb2"/>
  </w15:person>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53801"/>
    <w:rsid w:val="00057A6E"/>
    <w:rsid w:val="00075226"/>
    <w:rsid w:val="00094005"/>
    <w:rsid w:val="000A3E83"/>
    <w:rsid w:val="000B61B5"/>
    <w:rsid w:val="000D1F08"/>
    <w:rsid w:val="000D46B0"/>
    <w:rsid w:val="0014495F"/>
    <w:rsid w:val="0016243F"/>
    <w:rsid w:val="0016264F"/>
    <w:rsid w:val="00163749"/>
    <w:rsid w:val="00182AF9"/>
    <w:rsid w:val="00185AF1"/>
    <w:rsid w:val="001B0FA0"/>
    <w:rsid w:val="001F3E4F"/>
    <w:rsid w:val="002039BB"/>
    <w:rsid w:val="00211195"/>
    <w:rsid w:val="00231D97"/>
    <w:rsid w:val="00287F59"/>
    <w:rsid w:val="002D2930"/>
    <w:rsid w:val="003263D2"/>
    <w:rsid w:val="003333C2"/>
    <w:rsid w:val="00351B6F"/>
    <w:rsid w:val="0036328E"/>
    <w:rsid w:val="00377D75"/>
    <w:rsid w:val="00397AC7"/>
    <w:rsid w:val="003A7310"/>
    <w:rsid w:val="003F0B7D"/>
    <w:rsid w:val="003F7D5A"/>
    <w:rsid w:val="00414460"/>
    <w:rsid w:val="00420CA3"/>
    <w:rsid w:val="0047780E"/>
    <w:rsid w:val="00495B23"/>
    <w:rsid w:val="004A03A2"/>
    <w:rsid w:val="004C4BD4"/>
    <w:rsid w:val="004F261B"/>
    <w:rsid w:val="005166FA"/>
    <w:rsid w:val="005629FE"/>
    <w:rsid w:val="00590DE3"/>
    <w:rsid w:val="00595B9E"/>
    <w:rsid w:val="005A2D82"/>
    <w:rsid w:val="005A42BE"/>
    <w:rsid w:val="005C335B"/>
    <w:rsid w:val="005C65C8"/>
    <w:rsid w:val="005D55FD"/>
    <w:rsid w:val="005F72BC"/>
    <w:rsid w:val="006121D5"/>
    <w:rsid w:val="0062700E"/>
    <w:rsid w:val="006372B5"/>
    <w:rsid w:val="00661E87"/>
    <w:rsid w:val="00671F5E"/>
    <w:rsid w:val="006760B5"/>
    <w:rsid w:val="0068703A"/>
    <w:rsid w:val="006B2D73"/>
    <w:rsid w:val="006B449B"/>
    <w:rsid w:val="006C6E3A"/>
    <w:rsid w:val="00724018"/>
    <w:rsid w:val="00791CBC"/>
    <w:rsid w:val="00795B4C"/>
    <w:rsid w:val="007A2AAE"/>
    <w:rsid w:val="00804876"/>
    <w:rsid w:val="0082027E"/>
    <w:rsid w:val="00835E62"/>
    <w:rsid w:val="008735A5"/>
    <w:rsid w:val="008972F4"/>
    <w:rsid w:val="008A5F3A"/>
    <w:rsid w:val="008A6D00"/>
    <w:rsid w:val="008C6ADD"/>
    <w:rsid w:val="008D4E3E"/>
    <w:rsid w:val="008F0973"/>
    <w:rsid w:val="00904FB2"/>
    <w:rsid w:val="00936CBF"/>
    <w:rsid w:val="00962FE6"/>
    <w:rsid w:val="0096513F"/>
    <w:rsid w:val="0098667C"/>
    <w:rsid w:val="009B3172"/>
    <w:rsid w:val="009B7B98"/>
    <w:rsid w:val="009C5950"/>
    <w:rsid w:val="009D000C"/>
    <w:rsid w:val="009D4625"/>
    <w:rsid w:val="00A075B1"/>
    <w:rsid w:val="00A12493"/>
    <w:rsid w:val="00A41537"/>
    <w:rsid w:val="00A57815"/>
    <w:rsid w:val="00A9316A"/>
    <w:rsid w:val="00AA7F31"/>
    <w:rsid w:val="00AB281C"/>
    <w:rsid w:val="00AB5F7A"/>
    <w:rsid w:val="00AB6881"/>
    <w:rsid w:val="00AF6F58"/>
    <w:rsid w:val="00B02FF2"/>
    <w:rsid w:val="00B078F9"/>
    <w:rsid w:val="00B32C9D"/>
    <w:rsid w:val="00B9637D"/>
    <w:rsid w:val="00BB60D3"/>
    <w:rsid w:val="00BC48AE"/>
    <w:rsid w:val="00BD237D"/>
    <w:rsid w:val="00CA6D75"/>
    <w:rsid w:val="00CB4EB2"/>
    <w:rsid w:val="00CB5F9D"/>
    <w:rsid w:val="00CE1C7F"/>
    <w:rsid w:val="00D06A69"/>
    <w:rsid w:val="00D63234"/>
    <w:rsid w:val="00D67895"/>
    <w:rsid w:val="00D859C2"/>
    <w:rsid w:val="00DD0E87"/>
    <w:rsid w:val="00DF1454"/>
    <w:rsid w:val="00E170CE"/>
    <w:rsid w:val="00E65734"/>
    <w:rsid w:val="00E662AA"/>
    <w:rsid w:val="00E83301"/>
    <w:rsid w:val="00E97468"/>
    <w:rsid w:val="00EA2B30"/>
    <w:rsid w:val="00EA4A3E"/>
    <w:rsid w:val="00F0440E"/>
    <w:rsid w:val="00F20F6B"/>
    <w:rsid w:val="00F55AB1"/>
    <w:rsid w:val="00F65082"/>
    <w:rsid w:val="00FA0A15"/>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bie.parks@columbia.edu" TargetMode="External"/><Relationship Id="rId13" Type="http://schemas.microsoft.com/office/2018/08/relationships/commentsExtensible" Target="commentsExtensible.xml"/><Relationship Id="rId18" Type="http://schemas.openxmlformats.org/officeDocument/2006/relationships/image" Target="media/image2.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emf"/><Relationship Id="rId10" Type="http://schemas.openxmlformats.org/officeDocument/2006/relationships/comments" Target="comment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yperlink" Target="mailto:cascade.tuholske1@montana.edu" TargetMode="Externa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2873</Words>
  <Characters>16378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Tuholske, Cascade</cp:lastModifiedBy>
  <cp:revision>3</cp:revision>
  <dcterms:created xsi:type="dcterms:W3CDTF">2023-10-03T01:38:00Z</dcterms:created>
  <dcterms:modified xsi:type="dcterms:W3CDTF">2023-10-03T01:54:00Z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