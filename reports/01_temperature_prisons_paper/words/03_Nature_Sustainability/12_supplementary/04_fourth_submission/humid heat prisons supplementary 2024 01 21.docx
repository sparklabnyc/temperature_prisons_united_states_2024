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38924AE2" w:rsidR="005A68DE" w:rsidDel="00017131" w:rsidRDefault="00017131">
      <w:pPr>
        <w:spacing w:line="480" w:lineRule="auto"/>
        <w:jc w:val="both"/>
        <w:rPr>
          <w:del w:id="0" w:author="Parks, Robbie M" w:date="2024-01-21T15:18:00Z"/>
          <w:b/>
          <w:color w:val="000000"/>
        </w:rPr>
      </w:pPr>
      <w:ins w:id="1" w:author="Parks, Robbie M" w:date="2024-01-21T15:18:00Z">
        <w:r w:rsidRPr="00017131">
          <w:rPr>
            <w:b/>
            <w:color w:val="000000"/>
            <w:lang w:val="en-GB"/>
          </w:rPr>
          <w:t>Hazardous heat exposure among incarcerated people in the United States</w:t>
        </w:r>
        <w:r w:rsidRPr="00017131" w:rsidDel="00017131">
          <w:rPr>
            <w:b/>
            <w:color w:val="000000"/>
          </w:rPr>
          <w:t xml:space="preserve"> </w:t>
        </w:r>
      </w:ins>
      <w:del w:id="2" w:author="Parks, Robbie M" w:date="2024-01-21T15:18:00Z">
        <w:r w:rsidR="005A68DE" w:rsidRPr="005A68DE" w:rsidDel="00017131">
          <w:rPr>
            <w:b/>
            <w:color w:val="000000"/>
          </w:rPr>
          <w:delText>Trends and disparities of hazardous heat exposure among incarcerated people in the United States</w:delText>
        </w:r>
      </w:del>
    </w:p>
    <w:p w14:paraId="6FF89750" w14:textId="77777777" w:rsidR="00017131" w:rsidRPr="005A68DE" w:rsidRDefault="00017131" w:rsidP="005A68DE">
      <w:pPr>
        <w:spacing w:line="480" w:lineRule="auto"/>
        <w:jc w:val="both"/>
        <w:rPr>
          <w:ins w:id="3" w:author="Parks, Robbie M" w:date="2024-01-21T15:18:00Z"/>
          <w:b/>
          <w:color w:val="000000"/>
        </w:rPr>
      </w:pP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Raenita Spriggs</w:t>
      </w:r>
      <w:r>
        <w:rPr>
          <w:color w:val="000000"/>
          <w:vertAlign w:val="superscript"/>
        </w:rPr>
        <w:t>3</w:t>
      </w:r>
      <w:r>
        <w:rPr>
          <w:color w:val="000000"/>
        </w:rPr>
        <w:t xml:space="preserve">, </w:t>
      </w:r>
      <w:r>
        <w:t>Yoonjung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2-4</w:t>
      </w:r>
    </w:p>
    <w:p w14:paraId="7EA41015" w14:textId="77777777" w:rsidR="00FC48BE" w:rsidRDefault="00FC48BE" w:rsidP="00A70536">
      <w:pPr>
        <w:widowControl w:val="0"/>
        <w:jc w:val="both"/>
        <w:rPr>
          <w:bCs/>
          <w:vertAlign w:val="superscript"/>
        </w:rPr>
      </w:pPr>
    </w:p>
    <w:p w14:paraId="563C8620" w14:textId="4C43646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r w:rsidR="005F6CED">
        <w:rPr>
          <w:bCs/>
          <w:vertAlign w:val="superscript"/>
          <w:lang w:val="en-GB"/>
        </w:rPr>
        <w:t>5</w:t>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r w:rsidR="005F6CED">
        <w:rPr>
          <w:bCs/>
          <w:vertAlign w:val="superscript"/>
          <w:lang w:val="en-GB"/>
        </w:rPr>
        <w:t>6</w:t>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WBGT</w:t>
      </w:r>
      <w:r w:rsidRPr="00BF36DD">
        <w:rPr>
          <w:bCs/>
          <w:vertAlign w:val="subscript"/>
        </w:rPr>
        <w:t>max</w:t>
      </w:r>
      <w:r w:rsidRPr="00BF36DD">
        <w:rPr>
          <w:bCs/>
        </w:rPr>
        <w:t xml:space="preserve"> exceeded 28°C at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WBGT</w:t>
      </w:r>
      <w:r w:rsidRPr="00BF36DD">
        <w:rPr>
          <w:bCs/>
          <w:vertAlign w:val="subscript"/>
        </w:rPr>
        <w:t>max</w:t>
      </w:r>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072FF28B" w:rsidR="005629FE" w:rsidRDefault="00000000">
      <w:pPr>
        <w:widowControl w:val="0"/>
        <w:jc w:val="both"/>
        <w:rPr>
          <w:b/>
        </w:rPr>
      </w:pPr>
      <w:r>
        <w:rPr>
          <w:b/>
        </w:rPr>
        <w:t xml:space="preserve">Incarceration </w:t>
      </w:r>
      <w:ins w:id="4" w:author="Parks, Robbie M" w:date="2024-01-21T16:21:00Z">
        <w:r w:rsidR="00D90F1A">
          <w:rPr>
            <w:b/>
          </w:rPr>
          <w:t>d</w:t>
        </w:r>
      </w:ins>
      <w:del w:id="5" w:author="Parks, Robbie M" w:date="2024-01-21T16:21:00Z">
        <w:r w:rsidDel="00D90F1A">
          <w:rPr>
            <w:b/>
          </w:rPr>
          <w:delText>D</w:delText>
        </w:r>
      </w:del>
      <w:r>
        <w:rPr>
          <w:b/>
        </w:rPr>
        <w:t>ata</w:t>
      </w:r>
    </w:p>
    <w:p w14:paraId="0000000E" w14:textId="4F4A7E17"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r w:rsidR="005F6CED">
        <w:rPr>
          <w:vertAlign w:val="superscript"/>
        </w:rPr>
        <w:t>7</w:t>
      </w:r>
      <w:r>
        <w:t xml:space="preserve"> We included 4,078 operational and populated prisons, jails, and carceral facilities including ICE detention centers, juvenile or geriatric facilities, and halfway houses in the continental United States in our analysis. Of these, there were 232 federal,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8237CB1" w:rsidR="005629FE" w:rsidRDefault="00000000">
      <w:pPr>
        <w:widowControl w:val="0"/>
        <w:jc w:val="both"/>
      </w:pPr>
      <w:r>
        <w:t>The Parameter-elevation Relationships on Independent Slopes Model (PRISM) dataset from Oregon State University provides high-resolution (4 km grids) daily T</w:t>
      </w:r>
      <w:r>
        <w:rPr>
          <w:vertAlign w:val="subscript"/>
        </w:rPr>
        <w:t xml:space="preserve">max </w:t>
      </w:r>
      <w:r>
        <w:t>and maximum vapor pressure deficit (VPD</w:t>
      </w:r>
      <w:r>
        <w:rPr>
          <w:vertAlign w:val="subscript"/>
        </w:rPr>
        <w:t>max</w:t>
      </w:r>
      <w:r>
        <w:t>) from 1981 - to near present.</w:t>
      </w:r>
      <w:r w:rsidR="005F6CED">
        <w:rPr>
          <w:vertAlign w:val="superscript"/>
        </w:rPr>
        <w:t>8</w:t>
      </w:r>
      <w:r>
        <w:t xml:space="preserve"> As described in</w:t>
      </w:r>
      <w:r w:rsidR="00777268">
        <w:rPr>
          <w:vertAlign w:val="superscript"/>
        </w:rPr>
        <w:t>9</w:t>
      </w:r>
      <w:r w:rsidR="005F6CED">
        <w:rPr>
          <w:vertAlign w:val="superscript"/>
        </w:rPr>
        <w:t>-11</w:t>
      </w:r>
      <w:r w:rsidR="005F6CED">
        <w:t>,</w:t>
      </w:r>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r w:rsidR="00777268">
        <w:rPr>
          <w:vertAlign w:val="superscript"/>
        </w:rPr>
        <w:t>9</w:t>
      </w:r>
      <w:r w:rsidR="005F6CED">
        <w:rPr>
          <w:vertAlign w:val="superscript"/>
        </w:rPr>
        <w:t>-11</w:t>
      </w:r>
      <w:r w:rsidR="00777268">
        <w:t xml:space="preserve"> </w:t>
      </w:r>
      <w:r>
        <w:t xml:space="preserve"> and shown to be well-suited for heat-related epidemiological research in the United States.</w:t>
      </w:r>
      <w:r w:rsidR="005F6CED">
        <w:rPr>
          <w:vertAlign w:val="superscript"/>
        </w:rPr>
        <w:t>11</w:t>
      </w:r>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1C21628D" w:rsidR="005629FE" w:rsidRDefault="00000000">
      <w:pPr>
        <w:widowControl w:val="0"/>
        <w:jc w:val="both"/>
        <w:rPr>
          <w:b/>
        </w:rPr>
      </w:pPr>
      <w:r>
        <w:rPr>
          <w:b/>
        </w:rPr>
        <w:t>Daily WBGT</w:t>
      </w:r>
      <w:r>
        <w:rPr>
          <w:b/>
          <w:vertAlign w:val="subscript"/>
        </w:rPr>
        <w:t>max</w:t>
      </w:r>
      <w:r>
        <w:rPr>
          <w:b/>
        </w:rPr>
        <w:t xml:space="preserve"> </w:t>
      </w:r>
      <w:ins w:id="6" w:author="Parks, Robbie M" w:date="2024-01-21T16:21:00Z">
        <w:r w:rsidR="00DF1EA8">
          <w:rPr>
            <w:b/>
          </w:rPr>
          <w:t>e</w:t>
        </w:r>
      </w:ins>
      <w:del w:id="7" w:author="Parks, Robbie M" w:date="2024-01-21T16:21:00Z">
        <w:r w:rsidDel="00DF1EA8">
          <w:rPr>
            <w:b/>
          </w:rPr>
          <w:delText>E</w:delText>
        </w:r>
      </w:del>
      <w:r>
        <w:rPr>
          <w:b/>
        </w:rPr>
        <w:t>stimates</w:t>
      </w:r>
    </w:p>
    <w:p w14:paraId="5F1784BC" w14:textId="411A9E48"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w:t>
      </w:r>
      <w:r w:rsidR="005F6CED">
        <w:rPr>
          <w:bCs/>
          <w:vertAlign w:val="superscript"/>
        </w:rPr>
        <w:t>2</w:t>
      </w:r>
      <w:r w:rsidRPr="007A0132">
        <w:rPr>
          <w:bCs/>
          <w:vertAlign w:val="superscript"/>
        </w:rPr>
        <w:t>,1</w:t>
      </w:r>
      <w:r w:rsidR="005F6CED">
        <w:rPr>
          <w:bCs/>
          <w:vertAlign w:val="superscript"/>
        </w:rPr>
        <w:t>3</w:t>
      </w:r>
      <w:r w:rsidRPr="007A0132">
        <w:rPr>
          <w:bCs/>
        </w:rPr>
        <w:t xml:space="preserve"> WBGT accounts for the non-linear interactions between air temperature, humidity, air speeds, and solar radiation.</w:t>
      </w:r>
      <w:r w:rsidR="00B80A71">
        <w:rPr>
          <w:bCs/>
          <w:vertAlign w:val="superscript"/>
        </w:rPr>
        <w:t>1</w:t>
      </w:r>
      <w:r w:rsidR="005F6CED">
        <w:rPr>
          <w:bCs/>
          <w:vertAlign w:val="superscript"/>
        </w:rPr>
        <w:t>4</w:t>
      </w:r>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w:t>
      </w:r>
      <w:r w:rsidR="005F6CED">
        <w:rPr>
          <w:bCs/>
          <w:vertAlign w:val="superscript"/>
        </w:rPr>
        <w:t>4</w:t>
      </w:r>
      <w:r w:rsidRPr="007A0132">
        <w:rPr>
          <w:bCs/>
        </w:rPr>
        <w:t xml:space="preserve"> Exposure is defined as the number of days per year that WBGT</w:t>
      </w:r>
      <w:r w:rsidRPr="007A0132">
        <w:rPr>
          <w:bCs/>
          <w:vertAlign w:val="subscript"/>
        </w:rPr>
        <w:t xml:space="preserve">max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63F3875A" w:rsidR="00CE1C7F" w:rsidRDefault="00A41537">
      <w:pPr>
        <w:widowControl w:val="0"/>
        <w:jc w:val="both"/>
      </w:pPr>
      <w:r>
        <w:t>Daily T</w:t>
      </w:r>
      <w:r>
        <w:rPr>
          <w:vertAlign w:val="subscript"/>
        </w:rPr>
        <w:t>max</w:t>
      </w:r>
      <w:r>
        <w:t xml:space="preserve"> and VPD</w:t>
      </w:r>
      <w:r>
        <w:rPr>
          <w:vertAlign w:val="subscript"/>
        </w:rPr>
        <w:t xml:space="preserve">max </w:t>
      </w:r>
      <w:r>
        <w:t>mean fields from PRISM were converted to approximated indoor or shaded WBGT</w:t>
      </w:r>
      <w:r>
        <w:rPr>
          <w:vertAlign w:val="subscript"/>
        </w:rPr>
        <w:t>max</w:t>
      </w:r>
      <w:r>
        <w:t xml:space="preserve"> following the procedure </w:t>
      </w:r>
      <w:r w:rsidR="00CB4EB2">
        <w:t>used in previous work</w:t>
      </w:r>
      <w:r>
        <w:t>.</w:t>
      </w:r>
      <w:r w:rsidR="00B80A71">
        <w:rPr>
          <w:vertAlign w:val="superscript"/>
        </w:rPr>
        <w:t>1</w:t>
      </w:r>
      <w:r w:rsidR="005F6CED">
        <w:rPr>
          <w:vertAlign w:val="superscript"/>
        </w:rPr>
        <w:t>4</w:t>
      </w:r>
      <w:r>
        <w:rPr>
          <w:vertAlign w:val="superscript"/>
        </w:rPr>
        <w:t>,</w:t>
      </w:r>
      <w:r w:rsidR="00B80A71">
        <w:rPr>
          <w:vertAlign w:val="superscript"/>
        </w:rPr>
        <w:t>1</w:t>
      </w:r>
      <w:r w:rsidR="005F6CED">
        <w:rPr>
          <w:vertAlign w:val="superscript"/>
        </w:rPr>
        <w:t>5</w:t>
      </w:r>
      <w:r>
        <w:t xml:space="preserve"> Following</w:t>
      </w:r>
      <w:r w:rsidR="00B80A71">
        <w:t xml:space="preserve"> </w:t>
      </w:r>
      <w:r w:rsidR="005F6CED">
        <w:rPr>
          <w:vertAlign w:val="superscript"/>
        </w:rPr>
        <w:t>11</w:t>
      </w:r>
      <w:r w:rsidR="00CE1C7F">
        <w:t>, f</w:t>
      </w:r>
      <w:r>
        <w:t>irst, VPD</w:t>
      </w:r>
      <w:r>
        <w:rPr>
          <w:vertAlign w:val="subscript"/>
        </w:rPr>
        <w:t>max</w:t>
      </w:r>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109C6DAD" w:rsidR="00A41537" w:rsidRDefault="00CB4EB2">
      <w:pPr>
        <w:widowControl w:val="0"/>
        <w:jc w:val="both"/>
      </w:pPr>
      <w:r>
        <w:t>with T</w:t>
      </w:r>
      <w:r>
        <w:rPr>
          <w:vertAlign w:val="subscript"/>
        </w:rPr>
        <w:t xml:space="preserve">max </w:t>
      </w:r>
      <w:r>
        <w:t>in °C, VPD</w:t>
      </w:r>
      <w:r>
        <w:rPr>
          <w:vertAlign w:val="subscript"/>
        </w:rPr>
        <w:t xml:space="preserve">max </w:t>
      </w:r>
      <w:r>
        <w:t>in Pa, and RH</w:t>
      </w:r>
      <w:r w:rsidRPr="00342974">
        <w:rPr>
          <w:vertAlign w:val="subscript"/>
        </w:rPr>
        <w:t>min</w:t>
      </w:r>
      <w:r>
        <w:t xml:space="preserve"> in %. Next, we combine T</w:t>
      </w:r>
      <w:r>
        <w:rPr>
          <w:vertAlign w:val="subscript"/>
        </w:rPr>
        <w:t>max</w:t>
      </w:r>
      <w:r w:rsidR="006B449B">
        <w:t xml:space="preserve">, converted to °F, </w:t>
      </w:r>
      <w:r>
        <w:t>and RH</w:t>
      </w:r>
      <w:r>
        <w:rPr>
          <w:vertAlign w:val="subscript"/>
        </w:rPr>
        <w:t xml:space="preserve">min </w:t>
      </w:r>
      <w:r>
        <w:t>to create daily maximum heat index (HI</w:t>
      </w:r>
      <w:r>
        <w:rPr>
          <w:vertAlign w:val="subscript"/>
        </w:rPr>
        <w:t>max</w:t>
      </w:r>
      <w:r>
        <w:t xml:space="preserve">) mean fields following the U.S. National Weather Service’s </w:t>
      </w:r>
      <w:r w:rsidR="00A41537">
        <w:t xml:space="preserve">(NWS) </w:t>
      </w:r>
      <w:r>
        <w:t>procedure.</w:t>
      </w:r>
      <w:r w:rsidR="00B80A71">
        <w:rPr>
          <w:vertAlign w:val="superscript"/>
        </w:rPr>
        <w:t>1</w:t>
      </w:r>
      <w:r w:rsidR="005F6CED">
        <w:rPr>
          <w:vertAlign w:val="superscript"/>
        </w:rPr>
        <w:t>6</w:t>
      </w:r>
      <w:r>
        <w:t xml:space="preserve"> To calculate HI</w:t>
      </w:r>
      <w:r>
        <w:rPr>
          <w:vertAlign w:val="subscript"/>
        </w:rPr>
        <w:t>max</w:t>
      </w:r>
      <w:r>
        <w:t xml:space="preserve"> for each day, we use T</w:t>
      </w:r>
      <w:r>
        <w:rPr>
          <w:vertAlign w:val="subscript"/>
        </w:rPr>
        <w:t>max</w:t>
      </w:r>
      <w:r>
        <w:t xml:space="preserve"> and RH</w:t>
      </w:r>
      <w:r>
        <w:rPr>
          <w:vertAlign w:val="subscript"/>
        </w:rPr>
        <w:t xml:space="preserve">min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HI</w:t>
      </w:r>
      <w:r w:rsidR="00A41537">
        <w:rPr>
          <w:vertAlign w:val="subscript"/>
        </w:rPr>
        <w:t>max</w:t>
      </w:r>
      <w:r w:rsidR="00A41537" w:rsidRPr="00A41537">
        <w:t xml:space="preserve"> </w:t>
      </w:r>
      <w:r w:rsidR="006B449B">
        <w:t xml:space="preserve">using </w:t>
      </w:r>
      <w:r w:rsidR="006760B5">
        <w:t>the average between T</w:t>
      </w:r>
      <w:r w:rsidR="006760B5">
        <w:rPr>
          <w:vertAlign w:val="subscript"/>
        </w:rPr>
        <w:t>max</w:t>
      </w:r>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If the resulting HI</w:t>
      </w:r>
      <w:r>
        <w:rPr>
          <w:vertAlign w:val="subscript"/>
        </w:rPr>
        <w:t>max</w:t>
      </w:r>
      <w:r>
        <w:t xml:space="preserve"> is greater than 80°F, then the complete </w:t>
      </w:r>
      <w:r w:rsidRPr="006B449B">
        <w:t>Rothfusz</w:t>
      </w:r>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with the following adjustments: if T</w:t>
      </w:r>
      <w:r>
        <w:rPr>
          <w:vertAlign w:val="subscript"/>
        </w:rPr>
        <w:t>max</w:t>
      </w:r>
      <w:r>
        <w:t xml:space="preserve"> between 80°F – 11</w:t>
      </w:r>
      <w:r w:rsidR="00A71BA2">
        <w:t>2</w:t>
      </w:r>
      <w:r>
        <w:t>°F and RH</w:t>
      </w:r>
      <w:r>
        <w:rPr>
          <w:vertAlign w:val="subscript"/>
        </w:rPr>
        <w:t>min</w:t>
      </w:r>
      <w:r>
        <w:t xml:space="preserve"> less than 13%, </w:t>
      </w:r>
      <w:r w:rsidR="005C335B">
        <w:t>adjustment</w:t>
      </w:r>
      <w:r>
        <w:t xml:space="preserve"> </w:t>
      </w:r>
      <w:r w:rsidR="006760B5">
        <w:t>1</w:t>
      </w:r>
      <w:r>
        <w:t xml:space="preserve"> is subtract (eq. </w:t>
      </w:r>
      <w:r w:rsidR="005C335B">
        <w:t>4</w:t>
      </w:r>
      <w:r>
        <w:t>) and if T</w:t>
      </w:r>
      <w:r>
        <w:rPr>
          <w:vertAlign w:val="subscript"/>
        </w:rPr>
        <w:t>max</w:t>
      </w:r>
      <w:r>
        <w:t xml:space="preserve"> between 80°F – 87°F and RH</w:t>
      </w:r>
      <w:r>
        <w:rPr>
          <w:vertAlign w:val="subscript"/>
        </w:rPr>
        <w:t>min</w:t>
      </w:r>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5C28417D" w:rsidR="005629FE" w:rsidRDefault="00000000">
      <w:pPr>
        <w:widowControl w:val="0"/>
        <w:jc w:val="both"/>
      </w:pPr>
      <w:r>
        <w:t xml:space="preserve">We then use the quadratic relationship identified in previous </w:t>
      </w:r>
      <w:r w:rsidR="006760B5">
        <w:t>work</w:t>
      </w:r>
      <w:r w:rsidR="00B80A71">
        <w:rPr>
          <w:vertAlign w:val="superscript"/>
        </w:rPr>
        <w:t>1</w:t>
      </w:r>
      <w:r w:rsidR="005F6CED">
        <w:rPr>
          <w:vertAlign w:val="superscript"/>
        </w:rPr>
        <w:t>4</w:t>
      </w:r>
      <w:r w:rsidR="006760B5">
        <w:t xml:space="preserve"> </w:t>
      </w:r>
      <w:r>
        <w:t>between HI</w:t>
      </w:r>
      <w:r>
        <w:rPr>
          <w:vertAlign w:val="subscript"/>
        </w:rPr>
        <w:t>max</w:t>
      </w:r>
      <w:r>
        <w:t xml:space="preserve"> and WBGT</w:t>
      </w:r>
      <w:r>
        <w:rPr>
          <w:vertAlign w:val="subscript"/>
        </w:rPr>
        <w:t>in</w:t>
      </w:r>
      <w:r>
        <w:t xml:space="preserve"> to convert HI</w:t>
      </w:r>
      <w:r>
        <w:rPr>
          <w:vertAlign w:val="subscript"/>
        </w:rPr>
        <w:t>max</w:t>
      </w:r>
      <w:r>
        <w:t xml:space="preserve"> values to an approximated </w:t>
      </w:r>
      <w:r w:rsidR="00CB4EB2">
        <w:t xml:space="preserve">indoor </w:t>
      </w:r>
      <w:r>
        <w:t>WBGT</w:t>
      </w:r>
      <w:r>
        <w:rPr>
          <w:vertAlign w:val="subscript"/>
        </w:rPr>
        <w:t>max</w:t>
      </w:r>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27ECE1F0" w:rsidR="005629FE" w:rsidRDefault="00000000">
      <w:pPr>
        <w:widowControl w:val="0"/>
        <w:jc w:val="both"/>
      </w:pPr>
      <w:r>
        <w:lastRenderedPageBreak/>
        <w:t>Outdoor wet bulb globe temperature (WBGT</w:t>
      </w:r>
      <w:r>
        <w:rPr>
          <w:vertAlign w:val="subscript"/>
        </w:rPr>
        <w:t>out</w:t>
      </w:r>
      <w:r>
        <w:t>) is a linear combination of wet bulb temperature (T</w:t>
      </w:r>
      <w:r>
        <w:rPr>
          <w:vertAlign w:val="subscript"/>
        </w:rPr>
        <w:t>w</w:t>
      </w:r>
      <w:r>
        <w:t>), black globe temperature (T</w:t>
      </w:r>
      <w:r>
        <w:rPr>
          <w:vertAlign w:val="subscript"/>
        </w:rPr>
        <w:t>g</w:t>
      </w:r>
      <w:r>
        <w:t>) and dry bulb temperature (T</w:t>
      </w:r>
      <w:r>
        <w:rPr>
          <w:vertAlign w:val="subscript"/>
        </w:rPr>
        <w:t>d</w:t>
      </w:r>
      <w:r>
        <w:t>) (eq</w:t>
      </w:r>
      <w:r w:rsidR="005C335B">
        <w:t>. 7</w:t>
      </w:r>
      <w:r>
        <w:t>), whereas indoor wet bulb globe temperature (WBGT</w:t>
      </w:r>
      <w:r>
        <w:rPr>
          <w:vertAlign w:val="subscript"/>
        </w:rPr>
        <w:t>in</w:t>
      </w:r>
      <w:r>
        <w:t>) combines only T</w:t>
      </w:r>
      <w:r>
        <w:rPr>
          <w:vertAlign w:val="subscript"/>
        </w:rPr>
        <w:t>w</w:t>
      </w:r>
      <w:r>
        <w:t xml:space="preserve"> and T</w:t>
      </w:r>
      <w:r>
        <w:rPr>
          <w:vertAlign w:val="subscript"/>
        </w:rPr>
        <w:t>g</w:t>
      </w:r>
      <w:r>
        <w:t xml:space="preserve"> (eq</w:t>
      </w:r>
      <w:r w:rsidR="005C335B">
        <w:t>.</w:t>
      </w:r>
      <w:r>
        <w:t xml:space="preserve"> </w:t>
      </w:r>
      <w:r w:rsidR="005C335B">
        <w:t>8</w:t>
      </w:r>
      <w:r>
        <w:t>).</w:t>
      </w:r>
      <w:r w:rsidR="00B80A71">
        <w:rPr>
          <w:vertAlign w:val="superscript"/>
        </w:rPr>
        <w:t>1</w:t>
      </w:r>
      <w:r w:rsidR="005F6CED">
        <w:rPr>
          <w:vertAlign w:val="superscript"/>
        </w:rPr>
        <w:t>4</w:t>
      </w:r>
      <w:r>
        <w:t xml:space="preserve"> Both require in-situ field instruments to correctly measure, though several methods exist to approximate WBGT</w:t>
      </w:r>
      <w:r>
        <w:rPr>
          <w:vertAlign w:val="subscript"/>
        </w:rPr>
        <w:t>out</w:t>
      </w:r>
      <w:r>
        <w:t xml:space="preserve"> from meteorological data.</w:t>
      </w:r>
      <w:r w:rsidR="00B80A71">
        <w:rPr>
          <w:vertAlign w:val="superscript"/>
        </w:rPr>
        <w:t>1</w:t>
      </w:r>
      <w:r w:rsidR="005F6CED">
        <w:rPr>
          <w:vertAlign w:val="superscript"/>
        </w:rPr>
        <w:t>7</w:t>
      </w:r>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r>
        <w:t>WBGT</w:t>
      </w:r>
      <w:r>
        <w:rPr>
          <w:vertAlign w:val="subscript"/>
        </w:rPr>
        <w:t xml:space="preserve">max </w:t>
      </w:r>
      <w:r>
        <w:t xml:space="preserve">approximation </w:t>
      </w:r>
      <w:r w:rsidR="00CB4EB2">
        <w:t xml:space="preserve">used in this analysis </w:t>
      </w:r>
      <w:r>
        <w:t>assumes fixed wind speeds (0.5 m s</w:t>
      </w:r>
      <w:r>
        <w:rPr>
          <w:vertAlign w:val="superscript"/>
        </w:rPr>
        <w:t>-1</w:t>
      </w:r>
      <w:r>
        <w:t>) and neglects radiated heat of WBGT</w:t>
      </w:r>
      <w:r>
        <w:rPr>
          <w:vertAlign w:val="subscript"/>
        </w:rPr>
        <w:t>out</w:t>
      </w:r>
      <w:r>
        <w:t>. But given that incarcerated Americans spend the preponderance of their time indoors and that most carceral facilities lack AC, WBGT</w:t>
      </w:r>
      <w:r>
        <w:rPr>
          <w:vertAlign w:val="subscript"/>
        </w:rPr>
        <w:t>in</w:t>
      </w:r>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6E45B7F0" w:rsidR="008972F4" w:rsidRDefault="00000000" w:rsidP="008972F4">
      <w:pPr>
        <w:jc w:val="both"/>
        <w:rPr>
          <w:ins w:id="8" w:author="Parks, Robbie M" w:date="2024-01-21T15:54:00Z"/>
        </w:rPr>
      </w:pPr>
      <w:r>
        <w:t xml:space="preserve">Further, WBGT thresholds are used by multiple organizations, including </w:t>
      </w:r>
      <w:r w:rsidR="005F6CED">
        <w:t xml:space="preserve">the International Standards Organization (ISO) </w:t>
      </w:r>
      <w:r>
        <w:t>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w:t>
      </w:r>
      <w:r w:rsidR="005F6CED">
        <w:rPr>
          <w:color w:val="000000"/>
          <w:vertAlign w:val="superscript"/>
        </w:rPr>
        <w:t>2</w:t>
      </w:r>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w:t>
      </w:r>
      <w:r w:rsidR="005F6CED">
        <w:rPr>
          <w:vertAlign w:val="superscript"/>
        </w:rPr>
        <w:t>3</w:t>
      </w:r>
      <w:r w:rsidR="008972F4">
        <w:t xml:space="preserve"> </w:t>
      </w:r>
    </w:p>
    <w:p w14:paraId="1FE8EBD6" w14:textId="77777777" w:rsidR="005D67F7" w:rsidRDefault="005D67F7" w:rsidP="008972F4">
      <w:pPr>
        <w:jc w:val="both"/>
        <w:rPr>
          <w:ins w:id="9" w:author="Parks, Robbie M" w:date="2024-01-21T15:54:00Z"/>
        </w:rPr>
      </w:pPr>
    </w:p>
    <w:p w14:paraId="006B0A4E" w14:textId="0E99D3A4" w:rsidR="005D67F7" w:rsidRDefault="005D67F7" w:rsidP="005D67F7">
      <w:pPr>
        <w:widowControl w:val="0"/>
        <w:rPr>
          <w:moveTo w:id="10" w:author="Parks, Robbie M" w:date="2024-01-21T15:54:00Z"/>
          <w:b/>
          <w:bCs/>
        </w:rPr>
      </w:pPr>
      <w:moveToRangeStart w:id="11" w:author="Parks, Robbie M" w:date="2024-01-21T15:54:00Z" w:name="move156744915"/>
      <w:moveTo w:id="12" w:author="Parks, Robbie M" w:date="2024-01-21T15:54:00Z">
        <w:del w:id="13" w:author="Parks, Robbie M" w:date="2024-01-21T16:06:00Z">
          <w:r w:rsidRPr="005A2D82" w:rsidDel="00C8022D">
            <w:rPr>
              <w:b/>
              <w:bCs/>
            </w:rPr>
            <w:delText>Sensitivity</w:delText>
          </w:r>
        </w:del>
      </w:moveTo>
      <w:ins w:id="14" w:author="Parks, Robbie M" w:date="2024-01-21T16:06:00Z">
        <w:r w:rsidR="00C8022D">
          <w:rPr>
            <w:b/>
            <w:bCs/>
          </w:rPr>
          <w:t>Secondary</w:t>
        </w:r>
      </w:ins>
      <w:moveTo w:id="15" w:author="Parks, Robbie M" w:date="2024-01-21T15:54:00Z">
        <w:r w:rsidRPr="005A2D82">
          <w:rPr>
            <w:b/>
            <w:bCs/>
          </w:rPr>
          <w:t xml:space="preserve"> analyses</w:t>
        </w:r>
      </w:moveTo>
    </w:p>
    <w:p w14:paraId="25770763" w14:textId="32DCFBD1" w:rsidR="005D67F7" w:rsidDel="005D67F7" w:rsidRDefault="005D67F7" w:rsidP="005D67F7">
      <w:pPr>
        <w:widowControl w:val="0"/>
        <w:jc w:val="both"/>
        <w:rPr>
          <w:del w:id="16" w:author="Parks, Robbie M" w:date="2024-01-21T15:55:00Z"/>
          <w:moveTo w:id="17" w:author="Parks, Robbie M" w:date="2024-01-21T15:54:00Z"/>
        </w:rPr>
      </w:pPr>
      <w:moveTo w:id="18" w:author="Parks, Robbie M" w:date="2024-01-21T15:54:00Z">
        <w:r w:rsidRPr="005A2D82">
          <w:t xml:space="preserve">We include additional analyses by further carceral facility types in the Supplementary Information (Supplementary Figures </w:t>
        </w:r>
      </w:moveTo>
      <w:ins w:id="19" w:author="Parks, Robbie M" w:date="2024-01-21T15:55:00Z">
        <w:r w:rsidR="00F5646E">
          <w:t>1</w:t>
        </w:r>
      </w:ins>
      <w:moveTo w:id="20" w:author="Parks, Robbie M" w:date="2024-01-21T15:54:00Z">
        <w:del w:id="21" w:author="Parks, Robbie M" w:date="2024-01-21T15:55:00Z">
          <w:r w:rsidDel="00F5646E">
            <w:delText>3</w:delText>
          </w:r>
        </w:del>
        <w:r w:rsidRPr="005A2D82">
          <w:t xml:space="preserve"> – </w:t>
        </w:r>
      </w:moveTo>
      <w:ins w:id="22" w:author="Parks, Robbie M" w:date="2024-01-21T15:55:00Z">
        <w:r w:rsidR="00F5646E">
          <w:t>2</w:t>
        </w:r>
      </w:ins>
      <w:moveTo w:id="23" w:author="Parks, Robbie M" w:date="2024-01-21T15:54:00Z">
        <w:del w:id="24" w:author="Parks, Robbie M" w:date="2024-01-21T15:55:00Z">
          <w:r w:rsidDel="00F5646E">
            <w:delText>4</w:delText>
          </w:r>
        </w:del>
        <w:r w:rsidRPr="005A2D82">
          <w:t>).</w:t>
        </w:r>
        <w:r>
          <w:t xml:space="preserve"> </w:t>
        </w:r>
        <w:r w:rsidRPr="005A42BE">
          <w:t xml:space="preserve">We also present results from Figures 1 and 2 with alternative thresholds of 26°C and 30°C (Supplementary Figures </w:t>
        </w:r>
      </w:moveTo>
      <w:ins w:id="25" w:author="Parks, Robbie M" w:date="2024-01-21T15:55:00Z">
        <w:r w:rsidR="002402B8">
          <w:t>3</w:t>
        </w:r>
      </w:ins>
      <w:moveTo w:id="26" w:author="Parks, Robbie M" w:date="2024-01-21T15:54:00Z">
        <w:del w:id="27" w:author="Parks, Robbie M" w:date="2024-01-21T15:55:00Z">
          <w:r w:rsidDel="002402B8">
            <w:delText>5</w:delText>
          </w:r>
        </w:del>
        <w:r w:rsidRPr="005A42BE">
          <w:t xml:space="preserve"> - </w:t>
        </w:r>
      </w:moveTo>
      <w:ins w:id="28" w:author="Parks, Robbie M" w:date="2024-01-21T15:55:00Z">
        <w:r w:rsidR="002402B8">
          <w:t>6</w:t>
        </w:r>
      </w:ins>
      <w:moveTo w:id="29" w:author="Parks, Robbie M" w:date="2024-01-21T15:54:00Z">
        <w:del w:id="30" w:author="Parks, Robbie M" w:date="2024-01-21T15:55:00Z">
          <w:r w:rsidDel="002402B8">
            <w:delText>8</w:delText>
          </w:r>
        </w:del>
        <w:r w:rsidRPr="005A42BE">
          <w:t xml:space="preserve">). </w:t>
        </w:r>
      </w:moveTo>
    </w:p>
    <w:moveToRangeEnd w:id="11"/>
    <w:p w14:paraId="07FC984A" w14:textId="77777777" w:rsidR="005D67F7" w:rsidRDefault="005D67F7" w:rsidP="005D67F7">
      <w:pPr>
        <w:widowControl w:val="0"/>
        <w:jc w:val="both"/>
        <w:pPrChange w:id="31" w:author="Parks, Robbie M" w:date="2024-01-21T15:55:00Z">
          <w:pPr>
            <w:jc w:val="both"/>
          </w:pPr>
        </w:pPrChange>
      </w:pP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Validation of WBGT</w:t>
      </w:r>
      <w:r>
        <w:rPr>
          <w:b/>
          <w:bCs/>
          <w:vertAlign w:val="subscript"/>
        </w:rPr>
        <w:t>max</w:t>
      </w:r>
    </w:p>
    <w:p w14:paraId="2DE7A9F7" w14:textId="45B3F317" w:rsidR="003333C2" w:rsidRDefault="008972F4">
      <w:pPr>
        <w:widowControl w:val="0"/>
        <w:jc w:val="both"/>
      </w:pPr>
      <w:r>
        <w:t>The PRISM dataset is extensively validated and</w:t>
      </w:r>
      <w:r w:rsidR="003333C2">
        <w:t xml:space="preserve"> deriving HI</w:t>
      </w:r>
      <w:r w:rsidR="003333C2" w:rsidRPr="000D1F08">
        <w:rPr>
          <w:vertAlign w:val="subscript"/>
        </w:rPr>
        <w:t>max</w:t>
      </w:r>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r w:rsidR="005F6CED">
        <w:rPr>
          <w:vertAlign w:val="superscript"/>
        </w:rPr>
        <w:t>20</w:t>
      </w:r>
      <w:r w:rsidR="00B80A71">
        <w:t xml:space="preserve"> </w:t>
      </w:r>
      <w:r w:rsidR="003333C2">
        <w:t>Recent findings suggests that, when correlated against station observations, the accuracy of both PRISM and ERA5 derived WBGT may vary by climate zone in the United States.</w:t>
      </w:r>
      <w:r w:rsidR="005F6CED">
        <w:rPr>
          <w:vertAlign w:val="superscript"/>
        </w:rPr>
        <w:t>21</w:t>
      </w:r>
      <w:r w:rsidR="005F6CED">
        <w:t xml:space="preserve">  </w:t>
      </w:r>
    </w:p>
    <w:p w14:paraId="0A01EBE2" w14:textId="77777777" w:rsidR="003333C2" w:rsidRDefault="003333C2">
      <w:pPr>
        <w:widowControl w:val="0"/>
        <w:jc w:val="both"/>
      </w:pPr>
    </w:p>
    <w:p w14:paraId="591AC552" w14:textId="6AB8F231"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r w:rsidR="005F72BC">
        <w:t>T</w:t>
      </w:r>
      <w:r w:rsidR="005F72BC" w:rsidRPr="00342974">
        <w:rPr>
          <w:vertAlign w:val="subscript"/>
        </w:rPr>
        <w:t>max</w:t>
      </w:r>
      <w:r w:rsidR="005F72BC">
        <w:t>, RH</w:t>
      </w:r>
      <w:r w:rsidR="005F72BC" w:rsidRPr="00342974">
        <w:rPr>
          <w:vertAlign w:val="subscript"/>
        </w:rPr>
        <w:t>min</w:t>
      </w:r>
      <w:r w:rsidR="005F72BC">
        <w:t>, and WBGT</w:t>
      </w:r>
      <w:r w:rsidR="005F72BC" w:rsidRPr="00342974">
        <w:rPr>
          <w:vertAlign w:val="subscript"/>
        </w:rPr>
        <w:t>max</w:t>
      </w:r>
      <w:r w:rsidR="005F72BC">
        <w:t xml:space="preserve"> </w:t>
      </w:r>
      <w:r>
        <w:t xml:space="preserve">for PRISM, ERA5, and </w:t>
      </w:r>
      <w:r w:rsidRPr="003333C2">
        <w:t>HadISD (a quality-controlled subset of ISD)</w:t>
      </w:r>
      <w:r w:rsidR="005F72BC">
        <w:t xml:space="preserve">, available from the </w:t>
      </w:r>
      <w:r w:rsidR="005F72BC" w:rsidRPr="005F72BC">
        <w:t>Met Office Hadley Centre for Climate Science and Services</w:t>
      </w:r>
      <w:r w:rsidRPr="003333C2">
        <w:t>.</w:t>
      </w:r>
      <w:r w:rsidR="005F6CED">
        <w:rPr>
          <w:vertAlign w:val="superscript"/>
        </w:rPr>
        <w:t>22</w:t>
      </w:r>
      <w:r w:rsidR="006760B5">
        <w:rPr>
          <w:vertAlign w:val="superscript"/>
        </w:rPr>
        <w:t>,</w:t>
      </w:r>
      <w:r w:rsidR="00B80A71">
        <w:rPr>
          <w:vertAlign w:val="superscript"/>
        </w:rPr>
        <w:t>2</w:t>
      </w:r>
      <w:r w:rsidR="005F6CED">
        <w:rPr>
          <w:vertAlign w:val="superscript"/>
        </w:rPr>
        <w:t>3</w:t>
      </w:r>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w:t>
      </w:r>
      <w:r w:rsidR="005F6CED">
        <w:rPr>
          <w:vertAlign w:val="superscript"/>
        </w:rPr>
        <w:t>4</w:t>
      </w:r>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59EEDBB4" w:rsidR="005F72BC" w:rsidRDefault="005166FA">
      <w:pPr>
        <w:widowControl w:val="0"/>
        <w:jc w:val="both"/>
      </w:pPr>
      <w:r>
        <w:t xml:space="preserve">Supplementary Figure </w:t>
      </w:r>
      <w:ins w:id="32" w:author="Parks, Robbie M" w:date="2024-01-21T15:55:00Z">
        <w:r w:rsidR="00363FF1">
          <w:t>7</w:t>
        </w:r>
      </w:ins>
      <w:del w:id="33" w:author="Parks, Robbie M" w:date="2024-01-21T15:55:00Z">
        <w:r w:rsidDel="00363FF1">
          <w:delText>1</w:delText>
        </w:r>
      </w:del>
      <w:r>
        <w:t xml:space="preserve"> </w:t>
      </w:r>
      <w:r w:rsidR="005F72BC">
        <w:t>shows the month Person’s R</w:t>
      </w:r>
      <w:r w:rsidR="005F72BC">
        <w:rPr>
          <w:vertAlign w:val="superscript"/>
        </w:rPr>
        <w:t>2</w:t>
      </w:r>
      <w:r w:rsidR="005F72BC">
        <w:t xml:space="preserve"> correlation for T</w:t>
      </w:r>
      <w:r w:rsidR="005F72BC" w:rsidRPr="000D1F08">
        <w:rPr>
          <w:vertAlign w:val="subscript"/>
        </w:rPr>
        <w:t>max</w:t>
      </w:r>
      <w:r w:rsidR="005F72BC">
        <w:t>, RH</w:t>
      </w:r>
      <w:r w:rsidR="005F72BC" w:rsidRPr="000D1F08">
        <w:rPr>
          <w:vertAlign w:val="subscript"/>
        </w:rPr>
        <w:t>min</w:t>
      </w:r>
      <w:r w:rsidR="005F72BC">
        <w:t xml:space="preserve">, and </w:t>
      </w:r>
      <w:r w:rsidR="005F72BC">
        <w:lastRenderedPageBreak/>
        <w:t>WBGT</w:t>
      </w:r>
      <w:r w:rsidR="005F72BC" w:rsidRPr="000D1F08">
        <w:rPr>
          <w:vertAlign w:val="subscript"/>
        </w:rPr>
        <w:t>max</w:t>
      </w:r>
      <w:r w:rsidR="005F72BC">
        <w:t xml:space="preserve"> and suggests that ERA5 and PRISM are well-correlated at the national level for all three metrics. ERA5 tends to be better correlated with ISD observations of WBGT</w:t>
      </w:r>
      <w:r w:rsidR="005F72BC" w:rsidRPr="00342974">
        <w:rPr>
          <w:vertAlign w:val="subscript"/>
        </w:rPr>
        <w:t>max</w:t>
      </w:r>
      <w:r w:rsidR="005F72BC">
        <w:t xml:space="preserve"> most months, but PRISM performs better in 2016 and 2020. </w:t>
      </w:r>
    </w:p>
    <w:p w14:paraId="234703D7" w14:textId="77777777" w:rsidR="00661E87" w:rsidRDefault="00661E87">
      <w:pPr>
        <w:widowControl w:val="0"/>
        <w:jc w:val="both"/>
      </w:pPr>
    </w:p>
    <w:p w14:paraId="1C5C7B44" w14:textId="17CA2758" w:rsidR="005F72BC" w:rsidRPr="005F72BC" w:rsidRDefault="005F72BC">
      <w:pPr>
        <w:widowControl w:val="0"/>
        <w:jc w:val="both"/>
      </w:pPr>
      <w:r>
        <w:t>Because we are concerned with hot days, we reperform the analysis of Figure 1, but for only to include days ISD stations measured T</w:t>
      </w:r>
      <w:r w:rsidRPr="00342974">
        <w:rPr>
          <w:vertAlign w:val="subscript"/>
        </w:rPr>
        <w:t>max</w:t>
      </w:r>
      <w:r>
        <w:t xml:space="preserve"> greater than 26°C (</w:t>
      </w:r>
      <w:r w:rsidR="005C65C8">
        <w:t xml:space="preserve">Supplementary </w:t>
      </w:r>
      <w:r>
        <w:t xml:space="preserve">Figure </w:t>
      </w:r>
      <w:ins w:id="34" w:author="Parks, Robbie M" w:date="2024-01-21T15:55:00Z">
        <w:r w:rsidR="003B0DA5">
          <w:t>8</w:t>
        </w:r>
      </w:ins>
      <w:del w:id="35" w:author="Parks, Robbie M" w:date="2024-01-21T15:55:00Z">
        <w:r w:rsidDel="003B0DA5">
          <w:delText>2</w:delText>
        </w:r>
      </w:del>
      <w:r>
        <w:t>).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r w:rsidR="005F6CED">
        <w:rPr>
          <w:vertAlign w:val="superscript"/>
        </w:rPr>
        <w:t>21</w:t>
      </w:r>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For each carceral facility, we calculated the number of days in each year during 1982-2020 that were greater than 28°C WBGT</w:t>
      </w:r>
      <w:r>
        <w:rPr>
          <w:vertAlign w:val="subscript"/>
        </w:rPr>
        <w:t>max</w:t>
      </w:r>
      <w:r>
        <w:t xml:space="preserve"> (n_days</w:t>
      </w:r>
      <w:r>
        <w:rPr>
          <w:vertAlign w:val="subscript"/>
        </w:rPr>
        <w:t>year</w:t>
      </w:r>
      <w:r>
        <w:t>). We first assigned the average number of days per year WBGT</w:t>
      </w:r>
      <w:r>
        <w:rPr>
          <w:vertAlign w:val="subscript"/>
        </w:rPr>
        <w:t>max</w:t>
      </w:r>
      <w:r>
        <w:t xml:space="preserve"> exceeded 28°C </w:t>
      </w:r>
      <w:r w:rsidR="002039BB">
        <w:t>during</w:t>
      </w:r>
      <w:r>
        <w:t xml:space="preserve"> 2016 - 2020. Then, we measured exposure during 2016 - 2020 by multiplying the number of incarcerated people housed at each carceral facility in 2018 by the average number of days WBGT</w:t>
      </w:r>
      <w:r>
        <w:rPr>
          <w:vertAlign w:val="subscript"/>
        </w:rPr>
        <w:t>max</w:t>
      </w:r>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5A8A4A4D"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w:t>
      </w:r>
      <w:r w:rsidR="005F6CED">
        <w:rPr>
          <w:vertAlign w:val="superscript"/>
        </w:rPr>
        <w:t>5</w:t>
      </w:r>
      <w:r>
        <w:t xml:space="preserve"> and from the US Census Bureau prior to 1990</w:t>
      </w:r>
      <w:r w:rsidR="00397AC7">
        <w:t>:</w:t>
      </w:r>
      <w:r w:rsidR="00A71BA2">
        <w:rPr>
          <w:vertAlign w:val="superscript"/>
        </w:rPr>
        <w:t>2</w:t>
      </w:r>
      <w:r w:rsidR="005F6CED">
        <w:rPr>
          <w:vertAlign w:val="superscript"/>
        </w:rPr>
        <w:t>6</w:t>
      </w:r>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Del="005D67F7" w:rsidRDefault="00A075B1" w:rsidP="0082027E">
      <w:pPr>
        <w:widowControl w:val="0"/>
        <w:rPr>
          <w:del w:id="36" w:author="Parks, Robbie M" w:date="2024-01-21T15:54:00Z"/>
          <w:b/>
          <w:bCs/>
        </w:rPr>
      </w:pPr>
    </w:p>
    <w:p w14:paraId="25627F80" w14:textId="6FC000EA" w:rsidR="005A2D82" w:rsidDel="005D67F7" w:rsidRDefault="0082027E" w:rsidP="0082027E">
      <w:pPr>
        <w:widowControl w:val="0"/>
        <w:rPr>
          <w:moveFrom w:id="37" w:author="Parks, Robbie M" w:date="2024-01-21T15:54:00Z"/>
          <w:b/>
          <w:bCs/>
        </w:rPr>
      </w:pPr>
      <w:moveFromRangeStart w:id="38" w:author="Parks, Robbie M" w:date="2024-01-21T15:54:00Z" w:name="move156744915"/>
      <w:moveFrom w:id="39" w:author="Parks, Robbie M" w:date="2024-01-21T15:54:00Z">
        <w:r w:rsidRPr="005A2D82" w:rsidDel="005D67F7">
          <w:rPr>
            <w:b/>
            <w:bCs/>
          </w:rPr>
          <w:t>Sensitivity analyses</w:t>
        </w:r>
      </w:moveFrom>
    </w:p>
    <w:p w14:paraId="2CD46827" w14:textId="0C0AF77F" w:rsidR="00706877" w:rsidDel="005D67F7" w:rsidRDefault="005A2D82" w:rsidP="005A42BE">
      <w:pPr>
        <w:widowControl w:val="0"/>
        <w:jc w:val="both"/>
        <w:rPr>
          <w:moveFrom w:id="40" w:author="Parks, Robbie M" w:date="2024-01-21T15:54:00Z"/>
        </w:rPr>
      </w:pPr>
      <w:moveFrom w:id="41" w:author="Parks, Robbie M" w:date="2024-01-21T15:54:00Z">
        <w:r w:rsidRPr="005A2D82" w:rsidDel="005D67F7">
          <w:t xml:space="preserve">We include additional analyses by further carceral facility types in the Supplementary Information (Supplementary Figures </w:t>
        </w:r>
        <w:r w:rsidR="00E65734" w:rsidDel="005D67F7">
          <w:t>3</w:t>
        </w:r>
        <w:r w:rsidRPr="005A2D82" w:rsidDel="005D67F7">
          <w:t xml:space="preserve"> – </w:t>
        </w:r>
        <w:r w:rsidR="00E65734" w:rsidDel="005D67F7">
          <w:t>4</w:t>
        </w:r>
        <w:r w:rsidRPr="005A2D82" w:rsidDel="005D67F7">
          <w:t>).</w:t>
        </w:r>
        <w:r w:rsidR="005A42BE" w:rsidDel="005D67F7">
          <w:t xml:space="preserve"> </w:t>
        </w:r>
        <w:r w:rsidR="005A42BE" w:rsidRPr="005A42BE" w:rsidDel="005D67F7">
          <w:t xml:space="preserve">We also present results from Figures 1 and 2 with alternative thresholds of 26°C and 30°C (Supplementary Figures </w:t>
        </w:r>
        <w:r w:rsidR="00F20F6B" w:rsidDel="005D67F7">
          <w:t>5</w:t>
        </w:r>
        <w:r w:rsidR="005A42BE" w:rsidRPr="005A42BE" w:rsidDel="005D67F7">
          <w:t xml:space="preserve"> - </w:t>
        </w:r>
        <w:r w:rsidR="00F20F6B" w:rsidDel="005D67F7">
          <w:t>8</w:t>
        </w:r>
        <w:r w:rsidR="005A42BE" w:rsidRPr="005A42BE" w:rsidDel="005D67F7">
          <w:t xml:space="preserve">). </w:t>
        </w:r>
      </w:moveFrom>
    </w:p>
    <w:moveFromRangeEnd w:id="38"/>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Incarcerated vs. non-incarcerated statistics</w:t>
      </w:r>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Skarha,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Skarha, M. Peterson, J. D. Rich, D. Dosa,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pPr>
      <w:r>
        <w:t xml:space="preserve">A. R. Colucci, D. J. Vecellio, M. J. Allen, Thermal (In)equity and incarceration: A necessary nexus for geographers. </w:t>
      </w:r>
      <w:r>
        <w:rPr>
          <w:i/>
        </w:rPr>
        <w:t xml:space="preserve">Environ. Plan. E Nat. Space </w:t>
      </w:r>
      <w:r>
        <w:t>6, 638–657 (2023).</w:t>
      </w:r>
    </w:p>
    <w:p w14:paraId="1AF9D72E" w14:textId="77777777" w:rsidR="005F6CED" w:rsidRDefault="005F6CED" w:rsidP="00752A63">
      <w:pPr>
        <w:pStyle w:val="ListParagraph"/>
      </w:pPr>
    </w:p>
    <w:p w14:paraId="68DA54F3" w14:textId="5933CDBB" w:rsidR="005F6CED" w:rsidRDefault="005F6CED" w:rsidP="00777268">
      <w:pPr>
        <w:pStyle w:val="ListBullet"/>
      </w:pPr>
      <w:r w:rsidRPr="005F6CED">
        <w:t>Dogbeh, A., Jomaas, G., Bjarløv, S. P., &amp; Toftum, J. (2015). Field study of the indoor environment in a Danish prison. Building and Environment, 88, 20-26.</w:t>
      </w:r>
    </w:p>
    <w:p w14:paraId="39FED6E9" w14:textId="77777777" w:rsidR="005F6CED" w:rsidRDefault="005F6CED" w:rsidP="00752A63">
      <w:pPr>
        <w:pStyle w:val="ListParagraph"/>
      </w:pPr>
    </w:p>
    <w:p w14:paraId="2D373527" w14:textId="074034E7" w:rsidR="005F6CED" w:rsidRDefault="005F6CED" w:rsidP="00777268">
      <w:pPr>
        <w:pStyle w:val="ListBullet"/>
      </w:pPr>
      <w:r w:rsidRPr="005F6CED">
        <w:t>Vant-Hull, B., Ramamurthy, P., Havlik, B., Jusino, C., Corbin-Mark, C., Schuerman, M., ... &amp; Glenn, A. A. (2018). The Harlem heat project: A unique media–community collaboration to study indoor heat waves. Bulletin of the American Meteorological Society, 99(12), 2491-2506.</w:t>
      </w:r>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Climatologies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Daly, C., Halbleib, M., Smith, J. I., Gibson, W. P., Doggett, M. K., Taylor, G. H., ... &amp; Pasteris, P. P. (2008). Physiographically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Spangler, K. R., Weinberger, K. R., &amp; Wellenius,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Pradhan, B., Kjellstrom, T., Atar, D., Sharma, P., Kayastha,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 xml:space="preserve">Bernard, T. E., &amp; Iheanacho, I. (2015). Heat index and adjusted temperature as surrogates for wet bulb globe temperature to screen for occupational heat stress. Journal of </w:t>
      </w:r>
      <w:r w:rsidRPr="00D60BA8">
        <w:lastRenderedPageBreak/>
        <w:t>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r w:rsidRPr="00D60BA8">
        <w:t>Tuholske,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National Weather Service, Heat Index Equation, https://www.wpc.ncep.noaa.gov/html/heatindex_equation.shtml Accesssed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With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Pradhan, B., Kjellstrom, T., Atar, D., Sharma, P., Kayastha,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r w:rsidRPr="00D60BA8">
        <w:t>Hersbach, H., Bell, B., Berrisford, P., Hirahara, S., Horányi, A., Muñoz‐Sabater, J., ... &amp; Thépaut,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r w:rsidRPr="00D60BA8">
        <w:t>Ahn, Y., Tuholske,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Dunn, R. J., Willett, K. M., Thorne, P. W., Woolley, E. V., Durre, I., Dai, A., ... &amp; Vose, R. S. (2012). HadISD: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Dunn, R. J., Willett, K. M., Parker, D. E., &amp; Mitchell, L. (2016). Expanding HadISD: Quality-controlled, sub-daily station data from 1931. Geoscientific Instrumentation, Methods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U.S. Census Bureau, U.S. Census Populations With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11">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000000" w:rsidP="004123E0">
            <w:pPr>
              <w:jc w:val="center"/>
              <w:rPr>
                <w:color w:val="1155CC"/>
                <w:u w:val="single"/>
              </w:rPr>
            </w:pPr>
            <w:hyperlink r:id="rId12">
              <w:r w:rsidR="00C856DA">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the Prison Policy Initiative Reports are all based on Bureau of Justice Statistics </w:t>
      </w:r>
    </w:p>
    <w:p w14:paraId="613331D5" w14:textId="77777777" w:rsidR="00142D95" w:rsidRDefault="00142D95">
      <w:pPr>
        <w:rPr>
          <w:szCs w:val="24"/>
        </w:rPr>
      </w:pPr>
      <w:r>
        <w:rPr>
          <w:szCs w:val="24"/>
        </w:rPr>
        <w:br w:type="page"/>
      </w:r>
    </w:p>
    <w:p w14:paraId="040BB031" w14:textId="0CC92385" w:rsidR="00142D95" w:rsidRDefault="00142D95" w:rsidP="0033140B">
      <w:pPr>
        <w:jc w:val="both"/>
        <w:rPr>
          <w:b/>
          <w:szCs w:val="24"/>
        </w:rPr>
      </w:pPr>
      <w:r>
        <w:rPr>
          <w:b/>
          <w:szCs w:val="24"/>
        </w:rPr>
        <w:lastRenderedPageBreak/>
        <w:t xml:space="preserve">Supplementary Table 2. </w:t>
      </w:r>
      <w:r w:rsidRPr="00AA1546">
        <w:rPr>
          <w:bCs/>
          <w:szCs w:val="24"/>
        </w:rPr>
        <w:t>Race of incarcerated population compared to state population for CA, TX, AZ</w:t>
      </w:r>
      <w:ins w:id="42" w:author="Parks, Robbie M" w:date="2023-12-19T08:30:00Z">
        <w:r w:rsidR="00F32BC2">
          <w:rPr>
            <w:bCs/>
            <w:szCs w:val="24"/>
          </w:rPr>
          <w:t>.</w:t>
        </w:r>
      </w:ins>
      <w:r>
        <w:rPr>
          <w:b/>
          <w:szCs w:val="24"/>
        </w:rPr>
        <w:t xml:space="preserve"> </w:t>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3">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000000" w:rsidP="004123E0">
            <w:pPr>
              <w:rPr>
                <w:color w:val="1155CC"/>
                <w:u w:val="single"/>
              </w:rPr>
            </w:pPr>
            <w:hyperlink r:id="rId14">
              <w:r w:rsidR="00142D95">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5">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3C4FEA">
          <w:headerReference w:type="default" r:id="rId16"/>
          <w:footerReference w:type="even" r:id="rId17"/>
          <w:footerReference w:type="default" r:id="rId18"/>
          <w:pgSz w:w="11906" w:h="16838"/>
          <w:pgMar w:top="1440" w:right="1440" w:bottom="1440" w:left="1440" w:header="708" w:footer="708" w:gutter="0"/>
          <w:pgNumType w:start="1"/>
          <w:cols w:space="720"/>
        </w:sectPr>
      </w:pPr>
    </w:p>
    <w:p w14:paraId="767431F3" w14:textId="178C0903"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19">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35E1F74" w:rsidR="004F261B" w:rsidRPr="008F0973" w:rsidRDefault="004F261B" w:rsidP="004F261B">
      <w:pPr>
        <w:widowControl w:val="0"/>
        <w:jc w:val="both"/>
        <w:rPr>
          <w:b/>
        </w:rPr>
      </w:pPr>
      <w:r w:rsidRPr="008F0973">
        <w:rPr>
          <w:b/>
        </w:rPr>
        <w:t>Supplementary Figure</w:t>
      </w:r>
      <w:r w:rsidR="00B02FF2">
        <w:rPr>
          <w:b/>
        </w:rPr>
        <w:t xml:space="preserve"> </w:t>
      </w:r>
      <w:ins w:id="43" w:author="Parks, Robbie M" w:date="2024-01-21T16:06:00Z">
        <w:r w:rsidR="00B35AA3">
          <w:rPr>
            <w:b/>
          </w:rPr>
          <w:t>1</w:t>
        </w:r>
      </w:ins>
      <w:del w:id="44" w:author="Parks, Robbie M" w:date="2024-01-21T16:06:00Z">
        <w:r w:rsidR="00B02FF2" w:rsidDel="00B35AA3">
          <w:rPr>
            <w:b/>
          </w:rPr>
          <w:delText>3</w:delText>
        </w:r>
      </w:del>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WBGTmax exceeded 28°C for incarcerated people by state and Federal facility type (Administrative, Federal Correctional Institution (FCI), Immigration and Customs Enforcement (ICE), Private, United States Penitentiary (USP), and Work camps). </w:t>
      </w:r>
    </w:p>
    <w:p w14:paraId="624242C3" w14:textId="6B330A6B"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0">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118BA0FC" w:rsidR="008F0973" w:rsidRPr="008F0973" w:rsidRDefault="008F0973" w:rsidP="008F0973">
      <w:pPr>
        <w:widowControl w:val="0"/>
        <w:jc w:val="both"/>
        <w:rPr>
          <w:b/>
        </w:rPr>
      </w:pPr>
      <w:r w:rsidRPr="008F0973">
        <w:rPr>
          <w:b/>
        </w:rPr>
        <w:t xml:space="preserve">Supplementary Figure </w:t>
      </w:r>
      <w:ins w:id="45" w:author="Parks, Robbie M" w:date="2024-01-21T16:06:00Z">
        <w:r w:rsidR="00B35AA3">
          <w:rPr>
            <w:b/>
          </w:rPr>
          <w:t>2</w:t>
        </w:r>
      </w:ins>
      <w:del w:id="46" w:author="Parks, Robbie M" w:date="2024-01-21T16:06:00Z">
        <w:r w:rsidR="00A57815" w:rsidDel="00B35AA3">
          <w:rPr>
            <w:b/>
          </w:rPr>
          <w:delText>4</w:delText>
        </w:r>
      </w:del>
      <w:r w:rsidRPr="008F0973">
        <w:rPr>
          <w:b/>
        </w:rPr>
        <w:t xml:space="preserve">. </w:t>
      </w:r>
      <w:r w:rsidRPr="008F0973">
        <w:rPr>
          <w:bCs/>
        </w:rPr>
        <w:t xml:space="preserve">The population-weighted difference between the annual number of days with heat stress conditions (defined as WBGTmax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2C51FFD7"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1">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2F7912D" w:rsidR="00795B4C" w:rsidRDefault="00795B4C" w:rsidP="00795B4C">
      <w:pPr>
        <w:widowControl w:val="0"/>
        <w:jc w:val="both"/>
        <w:rPr>
          <w:bCs/>
        </w:rPr>
      </w:pPr>
      <w:r w:rsidRPr="008F0973">
        <w:rPr>
          <w:b/>
        </w:rPr>
        <w:t xml:space="preserve">Supplementary Figure </w:t>
      </w:r>
      <w:ins w:id="47" w:author="Parks, Robbie M" w:date="2024-01-21T16:06:00Z">
        <w:r w:rsidR="00B35AA3">
          <w:rPr>
            <w:b/>
          </w:rPr>
          <w:t>3</w:t>
        </w:r>
      </w:ins>
      <w:del w:id="48" w:author="Parks, Robbie M" w:date="2024-01-21T16:06:00Z">
        <w:r w:rsidDel="00B35AA3">
          <w:rPr>
            <w:b/>
          </w:rPr>
          <w:delText>5</w:delText>
        </w:r>
      </w:del>
      <w:r w:rsidRPr="008F0973">
        <w:rPr>
          <w:b/>
        </w:rPr>
        <w:t xml:space="preserve">. </w:t>
      </w:r>
      <w:r w:rsidR="00244841" w:rsidRPr="00244841">
        <w:rPr>
          <w:color w:val="000000"/>
        </w:rPr>
        <w:t>Mean annual exposure during 2016 - 2020 to potentially hazardous heat in carceral facilities within the continental United States (N=4,078), measured by: (a) the number of person-days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incarcerated people by state and carceral facility type; and (b) the number of days WBGT</w:t>
      </w:r>
      <w:r w:rsidR="00244841" w:rsidRPr="00244841">
        <w:rPr>
          <w:color w:val="000000"/>
          <w:vertAlign w:val="subscript"/>
        </w:rPr>
        <w:t>max</w:t>
      </w:r>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0F713932"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2">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47069400" w:rsidR="003A7310" w:rsidRDefault="00B9637D" w:rsidP="003A7310">
      <w:pPr>
        <w:widowControl w:val="0"/>
        <w:jc w:val="both"/>
        <w:rPr>
          <w:bCs/>
        </w:rPr>
      </w:pPr>
      <w:r w:rsidRPr="008F0973">
        <w:rPr>
          <w:b/>
        </w:rPr>
        <w:t xml:space="preserve">Supplementary Figure </w:t>
      </w:r>
      <w:ins w:id="49" w:author="Parks, Robbie M" w:date="2024-01-21T16:06:00Z">
        <w:r w:rsidR="00B35AA3">
          <w:rPr>
            <w:b/>
          </w:rPr>
          <w:t>4</w:t>
        </w:r>
      </w:ins>
      <w:del w:id="50" w:author="Parks, Robbie M" w:date="2024-01-21T16:06:00Z">
        <w:r w:rsidDel="00B35AA3">
          <w:rPr>
            <w:b/>
          </w:rPr>
          <w:delText>6</w:delText>
        </w:r>
      </w:del>
      <w:r w:rsidRPr="008F0973">
        <w:rPr>
          <w:b/>
        </w:rPr>
        <w:t xml:space="preserve">. </w:t>
      </w:r>
      <w:r w:rsidR="00F95AA5" w:rsidRPr="00F95AA5">
        <w:rPr>
          <w:color w:val="000000"/>
        </w:rPr>
        <w:t>Mean annual exposure during 2016 - 2020 to potentially hazardous heat in carceral facilities within the continental United States (N=4,078), measured by: (a) the number of person-days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incarcerated people by state and carceral facility type; and (b) the number of days WBGT</w:t>
      </w:r>
      <w:r w:rsidR="00F95AA5" w:rsidRPr="00F95AA5">
        <w:rPr>
          <w:color w:val="000000"/>
          <w:vertAlign w:val="subscript"/>
        </w:rPr>
        <w:t>max</w:t>
      </w:r>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B9EC9D8"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3">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0B1AA69D" w:rsidR="00287F59" w:rsidRPr="008F0973" w:rsidRDefault="00287F59" w:rsidP="00287F59">
      <w:pPr>
        <w:widowControl w:val="0"/>
        <w:jc w:val="both"/>
        <w:rPr>
          <w:b/>
        </w:rPr>
      </w:pPr>
      <w:r w:rsidRPr="008F0973">
        <w:rPr>
          <w:b/>
        </w:rPr>
        <w:t xml:space="preserve">Supplementary Figure </w:t>
      </w:r>
      <w:ins w:id="51" w:author="Parks, Robbie M" w:date="2024-01-21T16:06:00Z">
        <w:r w:rsidR="00B35AA3">
          <w:rPr>
            <w:b/>
          </w:rPr>
          <w:t>5</w:t>
        </w:r>
      </w:ins>
      <w:del w:id="52" w:author="Parks, Robbie M" w:date="2024-01-21T16:06:00Z">
        <w:r w:rsidR="0016243F" w:rsidDel="00B35AA3">
          <w:rPr>
            <w:b/>
          </w:rPr>
          <w:delText>7</w:delText>
        </w:r>
      </w:del>
      <w:r w:rsidRPr="008F0973">
        <w:rPr>
          <w:b/>
        </w:rPr>
        <w:t xml:space="preserve">. </w:t>
      </w:r>
      <w:r w:rsidR="0066320F" w:rsidRPr="0066320F">
        <w:rPr>
          <w:bCs/>
        </w:rPr>
        <w:t>(a)</w:t>
      </w:r>
      <w:r w:rsidR="0066320F" w:rsidRPr="0066320F">
        <w:rPr>
          <w:b/>
          <w:bCs/>
        </w:rPr>
        <w:t xml:space="preserve"> </w:t>
      </w:r>
      <w:r w:rsidR="0066320F" w:rsidRPr="0066320F">
        <w:rPr>
          <w:bCs/>
        </w:rPr>
        <w:t>Population-weighted difference between the annual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during 1982 – 2020, and (c) the total change in disparity in number of number of days WBGT</w:t>
      </w:r>
      <w:r w:rsidR="0066320F" w:rsidRPr="0066320F">
        <w:rPr>
          <w:bCs/>
          <w:vertAlign w:val="subscript"/>
        </w:rPr>
        <w:t>max</w:t>
      </w:r>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2A640031"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24">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396E59D8" w:rsidR="00795B4C" w:rsidRDefault="00FA0A15" w:rsidP="006372B5">
      <w:pPr>
        <w:widowControl w:val="0"/>
        <w:jc w:val="both"/>
        <w:rPr>
          <w:bCs/>
        </w:rPr>
      </w:pPr>
      <w:r w:rsidRPr="008F0973">
        <w:rPr>
          <w:b/>
        </w:rPr>
        <w:t xml:space="preserve">Supplementary Figure </w:t>
      </w:r>
      <w:ins w:id="53" w:author="Parks, Robbie M" w:date="2024-01-21T16:06:00Z">
        <w:r w:rsidR="00B35AA3">
          <w:rPr>
            <w:b/>
          </w:rPr>
          <w:t>6</w:t>
        </w:r>
      </w:ins>
      <w:del w:id="54" w:author="Parks, Robbie M" w:date="2024-01-21T16:06:00Z">
        <w:r w:rsidR="00AB6881" w:rsidDel="00B35AA3">
          <w:rPr>
            <w:b/>
          </w:rPr>
          <w:delText>8</w:delText>
        </w:r>
      </w:del>
      <w:r w:rsidRPr="008F0973">
        <w:rPr>
          <w:b/>
        </w:rPr>
        <w:t xml:space="preserve">. </w:t>
      </w:r>
      <w:r w:rsidR="00250A4B" w:rsidRPr="00250A4B">
        <w:rPr>
          <w:bCs/>
        </w:rPr>
        <w:t>(a)</w:t>
      </w:r>
      <w:r w:rsidR="00250A4B" w:rsidRPr="00250A4B">
        <w:rPr>
          <w:b/>
          <w:bCs/>
        </w:rPr>
        <w:t xml:space="preserve"> </w:t>
      </w:r>
      <w:r w:rsidR="00250A4B" w:rsidRPr="00250A4B">
        <w:rPr>
          <w:bCs/>
        </w:rPr>
        <w:t>Population-weighted difference between the annual number of days WBGT</w:t>
      </w:r>
      <w:r w:rsidR="00250A4B" w:rsidRPr="00250A4B">
        <w:rPr>
          <w:bCs/>
          <w:vertAlign w:val="subscript"/>
        </w:rPr>
        <w:t>max</w:t>
      </w:r>
      <w:r w:rsidR="00250A4B" w:rsidRPr="00250A4B">
        <w:rPr>
          <w:bCs/>
        </w:rPr>
        <w:t xml:space="preserve"> exceeded </w:t>
      </w:r>
      <w:r w:rsidR="00250A4B">
        <w:rPr>
          <w:bCs/>
        </w:rPr>
        <w:t>30</w:t>
      </w:r>
      <w:r w:rsidR="00250A4B" w:rsidRPr="00250A4B">
        <w:rPr>
          <w:bCs/>
        </w:rPr>
        <w:t>°C at the location of carceral facilities versus all other locations in the continental United States during 1982 – 2020, overall and stratified by state, ordered by average population-weighted difference, (b) the total change in the number of number of days WBGT</w:t>
      </w:r>
      <w:r w:rsidR="00250A4B" w:rsidRPr="00250A4B">
        <w:rPr>
          <w:bCs/>
          <w:vertAlign w:val="subscript"/>
        </w:rPr>
        <w:t>max</w:t>
      </w:r>
      <w:r w:rsidR="00250A4B" w:rsidRPr="00250A4B">
        <w:rPr>
          <w:bCs/>
        </w:rPr>
        <w:t xml:space="preserve"> exceeded </w:t>
      </w:r>
      <w:r w:rsidR="009738D5">
        <w:rPr>
          <w:bCs/>
        </w:rPr>
        <w:t>30</w:t>
      </w:r>
      <w:r w:rsidR="00250A4B" w:rsidRPr="00250A4B">
        <w:rPr>
          <w:bCs/>
        </w:rPr>
        <w:t>°C per year for each carceral facility in the continental United States during 1982 – 2020, and (c) the total change in disparity in number of number of days WBGT</w:t>
      </w:r>
      <w:r w:rsidR="00250A4B" w:rsidRPr="00250A4B">
        <w:rPr>
          <w:bCs/>
          <w:vertAlign w:val="subscript"/>
        </w:rPr>
        <w:t>max</w:t>
      </w:r>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p w14:paraId="1CDB4F05" w14:textId="77777777" w:rsidR="00945BD5" w:rsidRPr="008972F4" w:rsidRDefault="00945BD5" w:rsidP="00945BD5">
      <w:pPr>
        <w:widowControl w:val="0"/>
        <w:jc w:val="center"/>
      </w:pPr>
      <w:r>
        <w:rPr>
          <w:noProof/>
        </w:rPr>
        <w:lastRenderedPageBreak/>
        <w:drawing>
          <wp:inline distT="0" distB="0" distL="0" distR="0" wp14:anchorId="23A39A76" wp14:editId="566956F7">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25">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24734697" w14:textId="50F42554" w:rsidR="00945BD5" w:rsidRPr="000D1F08" w:rsidRDefault="00945BD5" w:rsidP="00945BD5">
      <w:pPr>
        <w:widowControl w:val="0"/>
        <w:jc w:val="both"/>
      </w:pPr>
      <w:r>
        <w:rPr>
          <w:b/>
          <w:bCs/>
        </w:rPr>
        <w:t xml:space="preserve">Supplementary Figure </w:t>
      </w:r>
      <w:ins w:id="55" w:author="Parks, Robbie M" w:date="2024-01-21T16:06:00Z">
        <w:r w:rsidR="00B35AA3">
          <w:rPr>
            <w:b/>
            <w:bCs/>
          </w:rPr>
          <w:t>7</w:t>
        </w:r>
      </w:ins>
      <w:del w:id="56" w:author="Parks, Robbie M" w:date="2024-01-21T16:06:00Z">
        <w:r w:rsidDel="00B35AA3">
          <w:rPr>
            <w:b/>
            <w:bCs/>
          </w:rPr>
          <w:delText>1</w:delText>
        </w:r>
      </w:del>
      <w:r>
        <w:rPr>
          <w:b/>
          <w:bCs/>
        </w:rPr>
        <w:t xml:space="preserve">. </w:t>
      </w:r>
      <w:r>
        <w:t>Monthly correlation of daily T</w:t>
      </w:r>
      <w:r w:rsidRPr="00342974">
        <w:rPr>
          <w:vertAlign w:val="subscript"/>
        </w:rPr>
        <w:t>max</w:t>
      </w:r>
      <w:r>
        <w:t>, RH</w:t>
      </w:r>
      <w:r w:rsidRPr="00342974">
        <w:rPr>
          <w:vertAlign w:val="subscript"/>
        </w:rPr>
        <w:t>min</w:t>
      </w:r>
      <w:r>
        <w:t>, and WBGT</w:t>
      </w:r>
      <w:r w:rsidRPr="00342974">
        <w:rPr>
          <w:vertAlign w:val="subscript"/>
        </w:rPr>
        <w:t>max</w:t>
      </w:r>
      <w:r>
        <w:t xml:space="preserve"> during 2015 – 2020 for HadISD stations, PRISM climate grids, and ERA5 reanalysis data for the United States. </w:t>
      </w:r>
    </w:p>
    <w:p w14:paraId="7567C52D" w14:textId="77777777" w:rsidR="00945BD5" w:rsidRPr="008972F4" w:rsidRDefault="00945BD5" w:rsidP="00945BD5">
      <w:pPr>
        <w:widowControl w:val="0"/>
        <w:jc w:val="center"/>
      </w:pPr>
      <w:r>
        <w:rPr>
          <w:noProof/>
        </w:rPr>
        <w:lastRenderedPageBreak/>
        <w:drawing>
          <wp:inline distT="0" distB="0" distL="0" distR="0" wp14:anchorId="223A211E" wp14:editId="2B153824">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6">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64F6374F" w14:textId="6F7D2FAE" w:rsidR="00945BD5" w:rsidRPr="00B35AA3" w:rsidRDefault="00945BD5" w:rsidP="006372B5">
      <w:pPr>
        <w:widowControl w:val="0"/>
        <w:jc w:val="both"/>
      </w:pPr>
      <w:r>
        <w:rPr>
          <w:b/>
          <w:bCs/>
        </w:rPr>
        <w:t xml:space="preserve">Supplementary Figure </w:t>
      </w:r>
      <w:ins w:id="57" w:author="Parks, Robbie M" w:date="2024-01-21T16:06:00Z">
        <w:r w:rsidR="00B35AA3">
          <w:rPr>
            <w:b/>
            <w:bCs/>
          </w:rPr>
          <w:t>8</w:t>
        </w:r>
      </w:ins>
      <w:del w:id="58" w:author="Parks, Robbie M" w:date="2024-01-21T16:06:00Z">
        <w:r w:rsidDel="00B35AA3">
          <w:rPr>
            <w:b/>
            <w:bCs/>
          </w:rPr>
          <w:delText>2</w:delText>
        </w:r>
      </w:del>
      <w:r>
        <w:rPr>
          <w:b/>
          <w:bCs/>
        </w:rPr>
        <w:t xml:space="preserve">. </w:t>
      </w:r>
      <w:r w:rsidRPr="00E83301">
        <w:t>Monthly correlation of daily T</w:t>
      </w:r>
      <w:r w:rsidRPr="00E83301">
        <w:rPr>
          <w:vertAlign w:val="subscript"/>
        </w:rPr>
        <w:t>max</w:t>
      </w:r>
      <w:r w:rsidRPr="00E83301">
        <w:t>, RH</w:t>
      </w:r>
      <w:r w:rsidRPr="00E83301">
        <w:rPr>
          <w:vertAlign w:val="subscript"/>
        </w:rPr>
        <w:t>min</w:t>
      </w:r>
      <w:r w:rsidRPr="00E83301">
        <w:t>, and WBGT</w:t>
      </w:r>
      <w:r w:rsidRPr="00E83301">
        <w:rPr>
          <w:vertAlign w:val="subscript"/>
        </w:rPr>
        <w:t>max</w:t>
      </w:r>
      <w:r w:rsidRPr="00E83301">
        <w:t xml:space="preserve"> during 2015 – 2020 for HadISD stations, PRISM climate grids, and ERA5 reanalysis data for the United States for days HADISD stations reported T</w:t>
      </w:r>
      <w:r w:rsidRPr="00E83301">
        <w:rPr>
          <w:vertAlign w:val="subscript"/>
        </w:rPr>
        <w:t>max</w:t>
      </w:r>
      <w:r w:rsidRPr="00E83301">
        <w:t xml:space="preserve"> greater than 26°C.   </w:t>
      </w:r>
    </w:p>
    <w:sectPr w:rsidR="00945BD5" w:rsidRPr="00B35AA3" w:rsidSect="003C4FEA">
      <w:pgSz w:w="16838" w:h="11906" w:orient="landscape"/>
      <w:pgMar w:top="1440" w:right="1440" w:bottom="1440" w:left="1440" w:header="708" w:footer="7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E41F3" w14:textId="77777777" w:rsidR="003C4FEA" w:rsidRDefault="003C4FEA">
      <w:r>
        <w:separator/>
      </w:r>
    </w:p>
  </w:endnote>
  <w:endnote w:type="continuationSeparator" w:id="0">
    <w:p w14:paraId="0A887C94" w14:textId="77777777" w:rsidR="003C4FEA" w:rsidRDefault="003C4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F5D06" w14:textId="77777777" w:rsidR="003C4FEA" w:rsidRDefault="003C4FEA">
      <w:r>
        <w:separator/>
      </w:r>
    </w:p>
  </w:footnote>
  <w:footnote w:type="continuationSeparator" w:id="0">
    <w:p w14:paraId="0C8DB18A" w14:textId="77777777" w:rsidR="003C4FEA" w:rsidRDefault="003C4F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17131"/>
    <w:rsid w:val="000268D1"/>
    <w:rsid w:val="00030332"/>
    <w:rsid w:val="00030EBE"/>
    <w:rsid w:val="00053801"/>
    <w:rsid w:val="00057A6E"/>
    <w:rsid w:val="00075226"/>
    <w:rsid w:val="000767C1"/>
    <w:rsid w:val="00094005"/>
    <w:rsid w:val="000A3E83"/>
    <w:rsid w:val="000B61B5"/>
    <w:rsid w:val="000D1F08"/>
    <w:rsid w:val="000D46B0"/>
    <w:rsid w:val="00142D95"/>
    <w:rsid w:val="0014495F"/>
    <w:rsid w:val="00153CDA"/>
    <w:rsid w:val="00155BEE"/>
    <w:rsid w:val="0016243F"/>
    <w:rsid w:val="0016264F"/>
    <w:rsid w:val="00163749"/>
    <w:rsid w:val="00175A6D"/>
    <w:rsid w:val="001817B6"/>
    <w:rsid w:val="00182AF9"/>
    <w:rsid w:val="00184F01"/>
    <w:rsid w:val="00185AF1"/>
    <w:rsid w:val="001B0557"/>
    <w:rsid w:val="001B0FA0"/>
    <w:rsid w:val="001C07F1"/>
    <w:rsid w:val="001D0E47"/>
    <w:rsid w:val="001F3E4F"/>
    <w:rsid w:val="002039BB"/>
    <w:rsid w:val="002053EB"/>
    <w:rsid w:val="00211195"/>
    <w:rsid w:val="00231D97"/>
    <w:rsid w:val="002402B8"/>
    <w:rsid w:val="00244841"/>
    <w:rsid w:val="0024591A"/>
    <w:rsid w:val="00250A4B"/>
    <w:rsid w:val="0026005D"/>
    <w:rsid w:val="0026311E"/>
    <w:rsid w:val="00287F59"/>
    <w:rsid w:val="002A7EB7"/>
    <w:rsid w:val="002C4A17"/>
    <w:rsid w:val="002D2930"/>
    <w:rsid w:val="002E12E3"/>
    <w:rsid w:val="00304B67"/>
    <w:rsid w:val="003263D2"/>
    <w:rsid w:val="0033140B"/>
    <w:rsid w:val="003333C2"/>
    <w:rsid w:val="00351B6F"/>
    <w:rsid w:val="0036328E"/>
    <w:rsid w:val="00363FF1"/>
    <w:rsid w:val="00377D75"/>
    <w:rsid w:val="003841A3"/>
    <w:rsid w:val="00397AC7"/>
    <w:rsid w:val="003A7310"/>
    <w:rsid w:val="003B0DA5"/>
    <w:rsid w:val="003C4FEA"/>
    <w:rsid w:val="003C78EA"/>
    <w:rsid w:val="003F0B7D"/>
    <w:rsid w:val="003F1BD7"/>
    <w:rsid w:val="003F7D5A"/>
    <w:rsid w:val="004024CF"/>
    <w:rsid w:val="00410F30"/>
    <w:rsid w:val="00414460"/>
    <w:rsid w:val="00420CA3"/>
    <w:rsid w:val="0047780E"/>
    <w:rsid w:val="00495B23"/>
    <w:rsid w:val="004A03A2"/>
    <w:rsid w:val="004C02D7"/>
    <w:rsid w:val="004C4BD4"/>
    <w:rsid w:val="004F261B"/>
    <w:rsid w:val="005166FA"/>
    <w:rsid w:val="00530126"/>
    <w:rsid w:val="005629FE"/>
    <w:rsid w:val="0056467A"/>
    <w:rsid w:val="00572287"/>
    <w:rsid w:val="00575885"/>
    <w:rsid w:val="00590DE3"/>
    <w:rsid w:val="00595B9E"/>
    <w:rsid w:val="005A2D82"/>
    <w:rsid w:val="005A42BE"/>
    <w:rsid w:val="005A68DE"/>
    <w:rsid w:val="005C335B"/>
    <w:rsid w:val="005C65C8"/>
    <w:rsid w:val="005C74CF"/>
    <w:rsid w:val="005D55FD"/>
    <w:rsid w:val="005D67F7"/>
    <w:rsid w:val="005F6CED"/>
    <w:rsid w:val="005F72BC"/>
    <w:rsid w:val="006121D5"/>
    <w:rsid w:val="0062700E"/>
    <w:rsid w:val="006311DD"/>
    <w:rsid w:val="006372B5"/>
    <w:rsid w:val="00661E87"/>
    <w:rsid w:val="0066320F"/>
    <w:rsid w:val="00671F5E"/>
    <w:rsid w:val="006760B5"/>
    <w:rsid w:val="00684957"/>
    <w:rsid w:val="00684CB5"/>
    <w:rsid w:val="0068703A"/>
    <w:rsid w:val="00687B68"/>
    <w:rsid w:val="006938B7"/>
    <w:rsid w:val="006B2D73"/>
    <w:rsid w:val="006B449B"/>
    <w:rsid w:val="006C6E3A"/>
    <w:rsid w:val="006E214C"/>
    <w:rsid w:val="006F2819"/>
    <w:rsid w:val="00706877"/>
    <w:rsid w:val="00710D3E"/>
    <w:rsid w:val="00724018"/>
    <w:rsid w:val="00743FBC"/>
    <w:rsid w:val="00752A63"/>
    <w:rsid w:val="0075595B"/>
    <w:rsid w:val="00777268"/>
    <w:rsid w:val="00791CBC"/>
    <w:rsid w:val="00795B4C"/>
    <w:rsid w:val="007A0132"/>
    <w:rsid w:val="007A2AAE"/>
    <w:rsid w:val="0080218C"/>
    <w:rsid w:val="00804876"/>
    <w:rsid w:val="0082027E"/>
    <w:rsid w:val="00827C31"/>
    <w:rsid w:val="00835E62"/>
    <w:rsid w:val="008420F2"/>
    <w:rsid w:val="00856FD6"/>
    <w:rsid w:val="008605F4"/>
    <w:rsid w:val="008735A5"/>
    <w:rsid w:val="008972F4"/>
    <w:rsid w:val="008A0EED"/>
    <w:rsid w:val="008A5F3A"/>
    <w:rsid w:val="008A6D00"/>
    <w:rsid w:val="008C6A11"/>
    <w:rsid w:val="008C6ADD"/>
    <w:rsid w:val="008D4E3E"/>
    <w:rsid w:val="008F0973"/>
    <w:rsid w:val="00904FB2"/>
    <w:rsid w:val="00935F54"/>
    <w:rsid w:val="00936CBF"/>
    <w:rsid w:val="00945BD5"/>
    <w:rsid w:val="00962FE6"/>
    <w:rsid w:val="00964215"/>
    <w:rsid w:val="0096513F"/>
    <w:rsid w:val="009738D5"/>
    <w:rsid w:val="0098667C"/>
    <w:rsid w:val="009A5AEB"/>
    <w:rsid w:val="009B3172"/>
    <w:rsid w:val="009B658D"/>
    <w:rsid w:val="009B7B98"/>
    <w:rsid w:val="009C5950"/>
    <w:rsid w:val="009C7EC1"/>
    <w:rsid w:val="009D000C"/>
    <w:rsid w:val="009D4625"/>
    <w:rsid w:val="00A075B1"/>
    <w:rsid w:val="00A12493"/>
    <w:rsid w:val="00A17565"/>
    <w:rsid w:val="00A33A06"/>
    <w:rsid w:val="00A41537"/>
    <w:rsid w:val="00A57815"/>
    <w:rsid w:val="00A66CD0"/>
    <w:rsid w:val="00A70536"/>
    <w:rsid w:val="00A71BA2"/>
    <w:rsid w:val="00A9316A"/>
    <w:rsid w:val="00A93585"/>
    <w:rsid w:val="00AA1546"/>
    <w:rsid w:val="00AA7F31"/>
    <w:rsid w:val="00AB281C"/>
    <w:rsid w:val="00AB5F7A"/>
    <w:rsid w:val="00AB6881"/>
    <w:rsid w:val="00AF6F58"/>
    <w:rsid w:val="00B02FF2"/>
    <w:rsid w:val="00B05520"/>
    <w:rsid w:val="00B0684C"/>
    <w:rsid w:val="00B078F9"/>
    <w:rsid w:val="00B32C9D"/>
    <w:rsid w:val="00B35AA3"/>
    <w:rsid w:val="00B429B2"/>
    <w:rsid w:val="00B6345D"/>
    <w:rsid w:val="00B80A71"/>
    <w:rsid w:val="00B9637D"/>
    <w:rsid w:val="00BB0B6D"/>
    <w:rsid w:val="00BB60D3"/>
    <w:rsid w:val="00BC48AE"/>
    <w:rsid w:val="00BD1327"/>
    <w:rsid w:val="00BD13EA"/>
    <w:rsid w:val="00BD237D"/>
    <w:rsid w:val="00BF3089"/>
    <w:rsid w:val="00BF36DD"/>
    <w:rsid w:val="00C56A8A"/>
    <w:rsid w:val="00C578F1"/>
    <w:rsid w:val="00C77F50"/>
    <w:rsid w:val="00C8022D"/>
    <w:rsid w:val="00C8351C"/>
    <w:rsid w:val="00C856DA"/>
    <w:rsid w:val="00CA6D75"/>
    <w:rsid w:val="00CB1678"/>
    <w:rsid w:val="00CB4EB2"/>
    <w:rsid w:val="00CB5F9D"/>
    <w:rsid w:val="00CD437D"/>
    <w:rsid w:val="00CE1C7F"/>
    <w:rsid w:val="00CE2D8C"/>
    <w:rsid w:val="00CE4A89"/>
    <w:rsid w:val="00D02A45"/>
    <w:rsid w:val="00D06A69"/>
    <w:rsid w:val="00D60BA8"/>
    <w:rsid w:val="00D63234"/>
    <w:rsid w:val="00D67895"/>
    <w:rsid w:val="00D67D0A"/>
    <w:rsid w:val="00D859C2"/>
    <w:rsid w:val="00D90F1A"/>
    <w:rsid w:val="00D9553B"/>
    <w:rsid w:val="00DD0E87"/>
    <w:rsid w:val="00DD5407"/>
    <w:rsid w:val="00DE4CB4"/>
    <w:rsid w:val="00DF1454"/>
    <w:rsid w:val="00DF1EA8"/>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32BC2"/>
    <w:rsid w:val="00F41D6A"/>
    <w:rsid w:val="00F5557C"/>
    <w:rsid w:val="00F55AB1"/>
    <w:rsid w:val="00F5646E"/>
    <w:rsid w:val="00F62A81"/>
    <w:rsid w:val="00F65082"/>
    <w:rsid w:val="00F8725A"/>
    <w:rsid w:val="00F95AA5"/>
    <w:rsid w:val="00FA0A15"/>
    <w:rsid w:val="00FA1513"/>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pic.org/publication/californias-prison-population/" TargetMode="External"/><Relationship Id="rId18" Type="http://schemas.openxmlformats.org/officeDocument/2006/relationships/footer" Target="footer2.xml"/><Relationship Id="rId26" Type="http://schemas.openxmlformats.org/officeDocument/2006/relationships/image" Target="media/image8.emf"/><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hyperlink" Target="https://www.prisonpolicy.org/reports/income.html" TargetMode="External"/><Relationship Id="rId17" Type="http://schemas.openxmlformats.org/officeDocument/2006/relationships/footer" Target="footer1.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icic.gov/weblink/beyond-count-deep-dive-state-prison-populations-2022" TargetMode="External"/><Relationship Id="rId24" Type="http://schemas.openxmlformats.org/officeDocument/2006/relationships/image" Target="media/image6.emf"/><Relationship Id="rId5" Type="http://schemas.openxmlformats.org/officeDocument/2006/relationships/settings" Target="settings.xml"/><Relationship Id="rId15" Type="http://schemas.openxmlformats.org/officeDocument/2006/relationships/hyperlink" Target="https://www.prisonpolicy.org/profiles/AZ.html" TargetMode="External"/><Relationship Id="rId23" Type="http://schemas.openxmlformats.org/officeDocument/2006/relationships/image" Target="media/image5.emf"/><Relationship Id="rId28" Type="http://schemas.microsoft.com/office/2011/relationships/people" Target="people.xml"/><Relationship Id="rId10" Type="http://schemas.openxmlformats.org/officeDocument/2006/relationships/hyperlink" Target="mailto:cascade.tuholske1@montana.edu" TargetMode="External"/><Relationship Id="rId19" Type="http://schemas.openxmlformats.org/officeDocument/2006/relationships/image" Target="media/image1.emf"/><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openxmlformats.org/officeDocument/2006/relationships/hyperlink" Target="https://www.prisonpolicy.org/profiles/TX.html" TargetMode="External"/><Relationship Id="rId22" Type="http://schemas.openxmlformats.org/officeDocument/2006/relationships/image" Target="media/image4.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18</Pages>
  <Words>3976</Words>
  <Characters>22666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Parks, Robbie M</cp:lastModifiedBy>
  <cp:revision>45</cp:revision>
  <dcterms:created xsi:type="dcterms:W3CDTF">2023-12-19T00:45:00Z</dcterms:created>
  <dcterms:modified xsi:type="dcterms:W3CDTF">2024-01-21T21:21:00Z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