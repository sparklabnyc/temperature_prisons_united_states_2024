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7CA48108" w:rsidR="005A68DE" w:rsidRPr="00970EDC" w:rsidDel="00066CD6" w:rsidRDefault="002F30F1" w:rsidP="00D6151F">
      <w:pPr>
        <w:jc w:val="center"/>
        <w:rPr>
          <w:del w:id="0" w:author="Parks, Robbie M" w:date="2024-01-21T15:18:00Z"/>
          <w:b/>
          <w:color w:val="000000"/>
          <w:lang w:val="en-GB"/>
        </w:rPr>
        <w:pPrChange w:id="1" w:author="Parks, Robbie M" w:date="2024-01-21T18:58:00Z">
          <w:pPr>
            <w:jc w:val="both"/>
          </w:pPr>
        </w:pPrChange>
      </w:pPr>
      <w:ins w:id="2" w:author="Parks, Robbie M" w:date="2024-01-21T18:52:00Z">
        <w:r w:rsidRPr="00970EDC">
          <w:rPr>
            <w:b/>
            <w:color w:val="000000"/>
            <w:sz w:val="28"/>
            <w:szCs w:val="21"/>
            <w:lang w:val="en-GB"/>
            <w:rPrChange w:id="3" w:author="Parks, Robbie M" w:date="2024-01-21T18:55:00Z">
              <w:rPr>
                <w:b/>
                <w:color w:val="000000"/>
                <w:lang w:val="en-GB"/>
              </w:rPr>
            </w:rPrChange>
          </w:rPr>
          <w:t>Table of contents</w:t>
        </w:r>
      </w:ins>
      <w:del w:id="4" w:author="Parks, Robbie M" w:date="2024-01-21T15:18:00Z">
        <w:r w:rsidR="005A68DE" w:rsidRPr="00970EDC" w:rsidDel="00017131">
          <w:rPr>
            <w:b/>
            <w:color w:val="000000"/>
            <w:lang w:val="en-GB"/>
            <w:rPrChange w:id="5" w:author="Parks, Robbie M" w:date="2024-01-21T18:55:00Z">
              <w:rPr>
                <w:b/>
                <w:color w:val="000000"/>
              </w:rPr>
            </w:rPrChange>
          </w:rPr>
          <w:delText>Trends and disparities of hazardous heat exposure among incarcerated people in the United States</w:delText>
        </w:r>
      </w:del>
    </w:p>
    <w:p w14:paraId="27D202B0" w14:textId="77777777" w:rsidR="00066CD6" w:rsidRDefault="00066CD6" w:rsidP="00D6151F">
      <w:pPr>
        <w:jc w:val="center"/>
        <w:rPr>
          <w:ins w:id="6" w:author="Parks, Robbie M" w:date="2024-01-21T18:54:00Z"/>
          <w:b/>
          <w:color w:val="000000"/>
          <w:lang w:val="en-GB"/>
        </w:rPr>
        <w:pPrChange w:id="7" w:author="Parks, Robbie M" w:date="2024-01-21T18:58:00Z">
          <w:pPr>
            <w:spacing w:line="480" w:lineRule="auto"/>
            <w:jc w:val="both"/>
          </w:pPr>
        </w:pPrChange>
      </w:pPr>
    </w:p>
    <w:p w14:paraId="3A26C472" w14:textId="77777777" w:rsidR="002F30F1" w:rsidRDefault="002F30F1" w:rsidP="00066CD6">
      <w:pPr>
        <w:jc w:val="both"/>
        <w:rPr>
          <w:ins w:id="8" w:author="Parks, Robbie M" w:date="2024-01-21T18:52:00Z"/>
          <w:b/>
          <w:color w:val="000000"/>
          <w:lang w:val="en-GB"/>
        </w:rPr>
        <w:pPrChange w:id="9" w:author="Parks, Robbie M" w:date="2024-01-21T18:54:00Z">
          <w:pPr>
            <w:spacing w:line="480" w:lineRule="auto"/>
            <w:jc w:val="both"/>
          </w:pPr>
        </w:pPrChange>
      </w:pPr>
    </w:p>
    <w:p w14:paraId="682A1694" w14:textId="042E17DB" w:rsidR="002F30F1" w:rsidRDefault="000A2EBC" w:rsidP="00066CD6">
      <w:pPr>
        <w:jc w:val="both"/>
        <w:rPr>
          <w:ins w:id="10" w:author="Parks, Robbie M" w:date="2024-01-21T18:54:00Z"/>
          <w:b/>
          <w:color w:val="000000"/>
        </w:rPr>
      </w:pPr>
      <w:ins w:id="11" w:author="Parks, Robbie M" w:date="2024-01-21T18:53:00Z">
        <w:r>
          <w:rPr>
            <w:b/>
            <w:color w:val="000000"/>
          </w:rPr>
          <w:t>Background</w:t>
        </w:r>
      </w:ins>
    </w:p>
    <w:p w14:paraId="0D7BA5F0" w14:textId="77777777" w:rsidR="00066CD6" w:rsidRDefault="00066CD6" w:rsidP="00066CD6">
      <w:pPr>
        <w:jc w:val="both"/>
        <w:rPr>
          <w:ins w:id="12" w:author="Parks, Robbie M" w:date="2024-01-21T18:53:00Z"/>
          <w:b/>
          <w:color w:val="000000"/>
        </w:rPr>
        <w:pPrChange w:id="13" w:author="Parks, Robbie M" w:date="2024-01-21T18:54:00Z">
          <w:pPr>
            <w:spacing w:line="480" w:lineRule="auto"/>
            <w:jc w:val="both"/>
          </w:pPr>
        </w:pPrChange>
      </w:pPr>
    </w:p>
    <w:p w14:paraId="73F5256A" w14:textId="493BAD04" w:rsidR="000A2EBC" w:rsidRDefault="000A2EBC" w:rsidP="00066CD6">
      <w:pPr>
        <w:jc w:val="both"/>
        <w:rPr>
          <w:ins w:id="14" w:author="Parks, Robbie M" w:date="2024-01-21T18:54:00Z"/>
          <w:b/>
          <w:color w:val="000000"/>
        </w:rPr>
      </w:pPr>
      <w:ins w:id="15" w:author="Parks, Robbie M" w:date="2024-01-21T18:53:00Z">
        <w:r>
          <w:rPr>
            <w:b/>
            <w:color w:val="000000"/>
          </w:rPr>
          <w:t>Objectives</w:t>
        </w:r>
      </w:ins>
    </w:p>
    <w:p w14:paraId="1323E959" w14:textId="77777777" w:rsidR="00066CD6" w:rsidRPr="000A2EBC" w:rsidRDefault="00066CD6" w:rsidP="00066CD6">
      <w:pPr>
        <w:jc w:val="both"/>
        <w:rPr>
          <w:ins w:id="16" w:author="Parks, Robbie M" w:date="2024-01-21T18:52:00Z"/>
          <w:b/>
          <w:color w:val="000000"/>
        </w:rPr>
        <w:pPrChange w:id="17" w:author="Parks, Robbie M" w:date="2024-01-21T18:54:00Z">
          <w:pPr>
            <w:spacing w:line="480" w:lineRule="auto"/>
            <w:jc w:val="both"/>
          </w:pPr>
        </w:pPrChange>
      </w:pPr>
    </w:p>
    <w:p w14:paraId="722B480A" w14:textId="77777777" w:rsidR="004A67DB" w:rsidRDefault="004A67DB" w:rsidP="00066CD6">
      <w:pPr>
        <w:widowControl w:val="0"/>
        <w:jc w:val="both"/>
        <w:rPr>
          <w:ins w:id="18" w:author="Parks, Robbie M" w:date="2024-01-21T18:54:00Z"/>
          <w:b/>
        </w:rPr>
      </w:pPr>
      <w:ins w:id="19" w:author="Parks, Robbie M" w:date="2024-01-21T18:53:00Z">
        <w:r>
          <w:rPr>
            <w:b/>
          </w:rPr>
          <w:t>Incarceration data</w:t>
        </w:r>
      </w:ins>
    </w:p>
    <w:p w14:paraId="2C889928" w14:textId="77777777" w:rsidR="004A67DB" w:rsidRDefault="004A67DB" w:rsidP="00066CD6">
      <w:pPr>
        <w:widowControl w:val="0"/>
        <w:jc w:val="both"/>
        <w:rPr>
          <w:ins w:id="20" w:author="Parks, Robbie M" w:date="2024-01-21T18:53:00Z"/>
          <w:b/>
        </w:rPr>
      </w:pPr>
    </w:p>
    <w:p w14:paraId="00000002" w14:textId="34B6F9A4" w:rsidR="005629FE" w:rsidDel="004A67DB" w:rsidRDefault="00000000" w:rsidP="00066CD6">
      <w:pPr>
        <w:jc w:val="both"/>
        <w:rPr>
          <w:del w:id="21" w:author="Parks, Robbie M" w:date="2024-01-21T18:52:00Z"/>
          <w:b/>
          <w:color w:val="000000"/>
        </w:rPr>
        <w:pPrChange w:id="22" w:author="Parks, Robbie M" w:date="2024-01-21T18:54:00Z">
          <w:pPr>
            <w:spacing w:line="480" w:lineRule="auto"/>
            <w:jc w:val="both"/>
          </w:pPr>
        </w:pPrChange>
      </w:pPr>
      <w:del w:id="23" w:author="Parks, Robbie M" w:date="2024-01-21T18:52:00Z">
        <w:r w:rsidDel="00B1588A">
          <w:rPr>
            <w:b/>
            <w:color w:val="000000"/>
          </w:rPr>
          <w:delText>Supplementary Information</w:delText>
        </w:r>
      </w:del>
    </w:p>
    <w:p w14:paraId="7A13E509" w14:textId="77777777" w:rsidR="004A67DB" w:rsidRDefault="004A67DB" w:rsidP="00066CD6">
      <w:pPr>
        <w:widowControl w:val="0"/>
        <w:jc w:val="both"/>
        <w:rPr>
          <w:ins w:id="24" w:author="Parks, Robbie M" w:date="2024-01-21T18:53:00Z"/>
          <w:b/>
        </w:rPr>
      </w:pPr>
      <w:ins w:id="25" w:author="Parks, Robbie M" w:date="2024-01-21T18:53:00Z">
        <w:r>
          <w:rPr>
            <w:b/>
          </w:rPr>
          <w:t>Weather and climate data</w:t>
        </w:r>
      </w:ins>
    </w:p>
    <w:p w14:paraId="00000003" w14:textId="7A18BB21" w:rsidR="005629FE" w:rsidDel="00066CD6" w:rsidRDefault="00000000" w:rsidP="00066CD6">
      <w:pPr>
        <w:widowControl w:val="0"/>
        <w:jc w:val="both"/>
        <w:rPr>
          <w:del w:id="26" w:author="Parks, Robbie M" w:date="2024-01-21T18:52:00Z"/>
          <w:color w:val="000000"/>
        </w:rPr>
        <w:pPrChange w:id="27" w:author="Parks, Robbie M" w:date="2024-01-21T18:54:00Z">
          <w:pPr>
            <w:widowControl w:val="0"/>
            <w:jc w:val="both"/>
          </w:pPr>
        </w:pPrChange>
      </w:pPr>
      <w:del w:id="28" w:author="Parks, Robbie M" w:date="2024-01-21T18:52:00Z">
        <w:r w:rsidDel="00B1588A">
          <w:rPr>
            <w:color w:val="000000"/>
          </w:rPr>
          <w:delText>Cascade Tuholske</w:delText>
        </w:r>
        <w:r w:rsidDel="00B1588A">
          <w:rPr>
            <w:color w:val="000000"/>
            <w:vertAlign w:val="superscript"/>
          </w:rPr>
          <w:delText>1,2*</w:delText>
        </w:r>
        <w:r w:rsidDel="00B1588A">
          <w:rPr>
            <w:color w:val="000000"/>
          </w:rPr>
          <w:delText>, Victoria D. Lynch</w:delText>
        </w:r>
        <w:r w:rsidDel="00B1588A">
          <w:rPr>
            <w:color w:val="000000"/>
            <w:vertAlign w:val="superscript"/>
          </w:rPr>
          <w:delText>3</w:delText>
        </w:r>
        <w:r w:rsidDel="00B1588A">
          <w:rPr>
            <w:color w:val="000000"/>
          </w:rPr>
          <w:delText>, Raenita Spriggs</w:delText>
        </w:r>
        <w:r w:rsidDel="00B1588A">
          <w:rPr>
            <w:color w:val="000000"/>
            <w:vertAlign w:val="superscript"/>
          </w:rPr>
          <w:delText>3</w:delText>
        </w:r>
        <w:r w:rsidDel="00B1588A">
          <w:rPr>
            <w:color w:val="000000"/>
          </w:rPr>
          <w:delText xml:space="preserve">, </w:delText>
        </w:r>
        <w:r w:rsidDel="00B1588A">
          <w:delText>Yoonjung Ahn</w:delText>
        </w:r>
        <w:r w:rsidDel="00B1588A">
          <w:rPr>
            <w:vertAlign w:val="superscript"/>
          </w:rPr>
          <w:delText>4</w:delText>
        </w:r>
        <w:r w:rsidR="00351B6F" w:rsidDel="00B1588A">
          <w:delText xml:space="preserve">, </w:delText>
        </w:r>
        <w:r w:rsidDel="00B1588A">
          <w:delText>Colin Raymond</w:delText>
        </w:r>
        <w:r w:rsidDel="00B1588A">
          <w:rPr>
            <w:vertAlign w:val="superscript"/>
          </w:rPr>
          <w:delText>5</w:delText>
        </w:r>
        <w:r w:rsidDel="00B1588A">
          <w:rPr>
            <w:color w:val="000000"/>
          </w:rPr>
          <w:delText>, Anne E. Nigra</w:delText>
        </w:r>
        <w:r w:rsidDel="00B1588A">
          <w:rPr>
            <w:color w:val="000000"/>
            <w:vertAlign w:val="superscript"/>
          </w:rPr>
          <w:delText>3</w:delText>
        </w:r>
        <w:r w:rsidDel="00B1588A">
          <w:rPr>
            <w:color w:val="000000"/>
          </w:rPr>
          <w:delText>, Robbie M. Parks</w:delText>
        </w:r>
        <w:r w:rsidDel="00B1588A">
          <w:rPr>
            <w:color w:val="000000"/>
            <w:vertAlign w:val="superscript"/>
          </w:rPr>
          <w:delText>3*</w:delText>
        </w:r>
      </w:del>
    </w:p>
    <w:p w14:paraId="6A63B01E" w14:textId="77777777" w:rsidR="00066CD6" w:rsidRDefault="00066CD6" w:rsidP="00066CD6">
      <w:pPr>
        <w:jc w:val="both"/>
        <w:rPr>
          <w:ins w:id="29" w:author="Parks, Robbie M" w:date="2024-01-21T18:54:00Z"/>
        </w:rPr>
        <w:pPrChange w:id="30" w:author="Parks, Robbie M" w:date="2024-01-21T18:54:00Z">
          <w:pPr>
            <w:spacing w:line="480" w:lineRule="auto"/>
            <w:jc w:val="both"/>
          </w:pPr>
        </w:pPrChange>
      </w:pPr>
    </w:p>
    <w:p w14:paraId="097F325F" w14:textId="6ECAFE16" w:rsidR="000D271F" w:rsidRDefault="000D271F" w:rsidP="0003370D">
      <w:pPr>
        <w:widowControl w:val="0"/>
        <w:jc w:val="both"/>
        <w:rPr>
          <w:ins w:id="31" w:author="Parks, Robbie M" w:date="2024-01-21T18:54:00Z"/>
          <w:b/>
        </w:rPr>
      </w:pPr>
      <w:ins w:id="32" w:author="Parks, Robbie M" w:date="2024-01-21T18:53:00Z">
        <w:r>
          <w:rPr>
            <w:b/>
          </w:rPr>
          <w:t>Daily WBGT</w:t>
        </w:r>
        <w:r>
          <w:rPr>
            <w:b/>
            <w:vertAlign w:val="subscript"/>
          </w:rPr>
          <w:t>max</w:t>
        </w:r>
        <w:r>
          <w:rPr>
            <w:b/>
          </w:rPr>
          <w:t xml:space="preserve"> estimates</w:t>
        </w:r>
      </w:ins>
    </w:p>
    <w:p w14:paraId="729D12D0" w14:textId="77777777" w:rsidR="00517C3A" w:rsidRPr="0003370D" w:rsidRDefault="00517C3A" w:rsidP="0003370D">
      <w:pPr>
        <w:widowControl w:val="0"/>
        <w:jc w:val="both"/>
        <w:rPr>
          <w:ins w:id="33" w:author="Parks, Robbie M" w:date="2024-01-21T18:54:00Z"/>
          <w:b/>
          <w:rPrChange w:id="34" w:author="Parks, Robbie M" w:date="2024-01-21T18:54:00Z">
            <w:rPr>
              <w:ins w:id="35" w:author="Parks, Robbie M" w:date="2024-01-21T18:54:00Z"/>
              <w:color w:val="000000"/>
              <w:vertAlign w:val="superscript"/>
            </w:rPr>
          </w:rPrChange>
        </w:rPr>
        <w:pPrChange w:id="36" w:author="Parks, Robbie M" w:date="2024-01-21T18:54:00Z">
          <w:pPr>
            <w:spacing w:line="480" w:lineRule="auto"/>
            <w:jc w:val="both"/>
          </w:pPr>
        </w:pPrChange>
      </w:pPr>
    </w:p>
    <w:p w14:paraId="2DA09821" w14:textId="37172093" w:rsidR="0003370D" w:rsidRDefault="0003370D" w:rsidP="00DC0B43">
      <w:pPr>
        <w:widowControl w:val="0"/>
        <w:rPr>
          <w:ins w:id="37" w:author="Parks, Robbie M" w:date="2024-01-21T18:54:00Z"/>
          <w:b/>
          <w:bCs/>
        </w:rPr>
      </w:pPr>
      <w:ins w:id="38" w:author="Parks, Robbie M" w:date="2024-01-21T18:54:00Z">
        <w:r>
          <w:rPr>
            <w:b/>
            <w:bCs/>
          </w:rPr>
          <w:t>Secondary</w:t>
        </w:r>
        <w:r w:rsidRPr="005A2D82">
          <w:rPr>
            <w:b/>
            <w:bCs/>
          </w:rPr>
          <w:t xml:space="preserve"> analyses</w:t>
        </w:r>
      </w:ins>
    </w:p>
    <w:p w14:paraId="1285E575" w14:textId="77777777" w:rsidR="00DC0B43" w:rsidRPr="00DC0B43" w:rsidRDefault="00DC0B43" w:rsidP="00DC0B43">
      <w:pPr>
        <w:widowControl w:val="0"/>
        <w:rPr>
          <w:ins w:id="39" w:author="Parks, Robbie M" w:date="2024-01-21T18:54:00Z"/>
          <w:b/>
          <w:bCs/>
          <w:rPrChange w:id="40" w:author="Parks, Robbie M" w:date="2024-01-21T18:54:00Z">
            <w:rPr>
              <w:ins w:id="41" w:author="Parks, Robbie M" w:date="2024-01-21T18:54:00Z"/>
              <w:color w:val="000000"/>
            </w:rPr>
          </w:rPrChange>
        </w:rPr>
        <w:pPrChange w:id="42" w:author="Parks, Robbie M" w:date="2024-01-21T18:54:00Z">
          <w:pPr>
            <w:spacing w:line="480" w:lineRule="auto"/>
            <w:jc w:val="both"/>
          </w:pPr>
        </w:pPrChange>
      </w:pPr>
    </w:p>
    <w:p w14:paraId="4EB8EA53" w14:textId="77777777" w:rsidR="00DC0B43" w:rsidRDefault="00DC0B43" w:rsidP="00DC0B43">
      <w:pPr>
        <w:widowControl w:val="0"/>
        <w:jc w:val="both"/>
        <w:rPr>
          <w:ins w:id="43" w:author="Parks, Robbie M" w:date="2024-01-21T18:54:00Z"/>
          <w:b/>
          <w:bCs/>
        </w:rPr>
      </w:pPr>
      <w:ins w:id="44" w:author="Parks, Robbie M" w:date="2024-01-21T18:54:00Z">
        <w:r>
          <w:rPr>
            <w:b/>
            <w:bCs/>
          </w:rPr>
          <w:t>Validation of WBGT</w:t>
        </w:r>
        <w:r>
          <w:rPr>
            <w:b/>
            <w:bCs/>
            <w:vertAlign w:val="subscript"/>
          </w:rPr>
          <w:t>max</w:t>
        </w:r>
      </w:ins>
    </w:p>
    <w:p w14:paraId="05F080C6" w14:textId="77777777" w:rsidR="00DC0B43" w:rsidRDefault="00DC0B43" w:rsidP="00DC0B43">
      <w:pPr>
        <w:widowControl w:val="0"/>
        <w:jc w:val="both"/>
        <w:rPr>
          <w:ins w:id="45" w:author="Parks, Robbie M" w:date="2024-01-21T18:54:00Z"/>
          <w:color w:val="000000"/>
        </w:rPr>
      </w:pPr>
    </w:p>
    <w:p w14:paraId="3F4D981A" w14:textId="06F52747" w:rsidR="00DC0B43" w:rsidRDefault="00DC0B43" w:rsidP="00DC0B43">
      <w:pPr>
        <w:widowControl w:val="0"/>
        <w:jc w:val="both"/>
        <w:rPr>
          <w:ins w:id="46" w:author="Parks, Robbie M" w:date="2024-01-21T18:54:00Z"/>
          <w:b/>
        </w:rPr>
      </w:pPr>
      <w:ins w:id="47" w:author="Parks, Robbie M" w:date="2024-01-21T18:54:00Z">
        <w:r>
          <w:rPr>
            <w:b/>
          </w:rPr>
          <w:t>Calculating humid heat exposure and trajectories of change metrics</w:t>
        </w:r>
      </w:ins>
    </w:p>
    <w:p w14:paraId="7AEE8049" w14:textId="77777777" w:rsidR="00381C69" w:rsidRDefault="00381C69" w:rsidP="00381C69">
      <w:pPr>
        <w:widowControl w:val="0"/>
        <w:jc w:val="both"/>
        <w:rPr>
          <w:ins w:id="48" w:author="Parks, Robbie M" w:date="2024-01-21T18:55:00Z"/>
          <w:b/>
          <w:bCs/>
        </w:rPr>
      </w:pPr>
    </w:p>
    <w:p w14:paraId="7A70971B" w14:textId="7C7DA34B" w:rsidR="00381C69" w:rsidRDefault="00381C69" w:rsidP="00381C69">
      <w:pPr>
        <w:widowControl w:val="0"/>
        <w:jc w:val="both"/>
        <w:rPr>
          <w:ins w:id="49" w:author="Parks, Robbie M" w:date="2024-01-21T18:55:00Z"/>
          <w:b/>
          <w:bCs/>
        </w:rPr>
      </w:pPr>
      <w:ins w:id="50" w:author="Parks, Robbie M" w:date="2024-01-21T18:55:00Z">
        <w:r>
          <w:rPr>
            <w:b/>
            <w:bCs/>
          </w:rPr>
          <w:t>Incarcerated vs. non-incarcerated statistics</w:t>
        </w:r>
      </w:ins>
    </w:p>
    <w:p w14:paraId="75E77BF0" w14:textId="77777777" w:rsidR="00F531B5" w:rsidRDefault="00F531B5" w:rsidP="00F531B5">
      <w:pPr>
        <w:widowControl w:val="0"/>
        <w:jc w:val="both"/>
        <w:rPr>
          <w:ins w:id="51" w:author="Parks, Robbie M" w:date="2024-01-21T18:55:00Z"/>
          <w:color w:val="000000"/>
        </w:rPr>
      </w:pPr>
    </w:p>
    <w:p w14:paraId="00000004" w14:textId="4A154C72" w:rsidR="005629FE" w:rsidDel="00075FC8" w:rsidRDefault="00F531B5">
      <w:pPr>
        <w:spacing w:line="480" w:lineRule="auto"/>
        <w:jc w:val="both"/>
        <w:rPr>
          <w:del w:id="52" w:author="Parks, Robbie M" w:date="2024-01-21T18:52:00Z"/>
          <w:b/>
        </w:rPr>
      </w:pPr>
      <w:ins w:id="53" w:author="Parks, Robbie M" w:date="2024-01-21T18:55:00Z">
        <w:r>
          <w:rPr>
            <w:b/>
          </w:rPr>
          <w:t>References</w:t>
        </w:r>
      </w:ins>
    </w:p>
    <w:p w14:paraId="0EA5A474" w14:textId="77777777" w:rsidR="00075FC8" w:rsidRDefault="00075FC8" w:rsidP="00075FC8">
      <w:pPr>
        <w:widowControl w:val="0"/>
        <w:jc w:val="both"/>
        <w:rPr>
          <w:ins w:id="54" w:author="Parks, Robbie M" w:date="2024-01-21T18:55:00Z"/>
          <w:b/>
        </w:rPr>
      </w:pPr>
    </w:p>
    <w:p w14:paraId="65548040" w14:textId="77777777" w:rsidR="00075FC8" w:rsidRDefault="00075FC8" w:rsidP="00075FC8">
      <w:pPr>
        <w:widowControl w:val="0"/>
        <w:jc w:val="both"/>
        <w:rPr>
          <w:ins w:id="55" w:author="Parks, Robbie M" w:date="2024-01-21T18:56:00Z"/>
          <w:b/>
        </w:rPr>
      </w:pPr>
    </w:p>
    <w:p w14:paraId="593BAB1A" w14:textId="6725AD08" w:rsidR="00967352" w:rsidRPr="00647FA4" w:rsidRDefault="006327DA" w:rsidP="00D6151F">
      <w:pPr>
        <w:widowControl w:val="0"/>
        <w:jc w:val="center"/>
        <w:rPr>
          <w:ins w:id="56" w:author="Parks, Robbie M" w:date="2024-01-21T18:56:00Z"/>
          <w:b/>
          <w:sz w:val="28"/>
          <w:szCs w:val="21"/>
          <w:rPrChange w:id="57" w:author="Parks, Robbie M" w:date="2024-01-21T18:56:00Z">
            <w:rPr>
              <w:ins w:id="58" w:author="Parks, Robbie M" w:date="2024-01-21T18:56:00Z"/>
              <w:b/>
            </w:rPr>
          </w:rPrChange>
        </w:rPr>
        <w:pPrChange w:id="59" w:author="Parks, Robbie M" w:date="2024-01-21T18:58:00Z">
          <w:pPr>
            <w:widowControl w:val="0"/>
            <w:jc w:val="both"/>
          </w:pPr>
        </w:pPrChange>
      </w:pPr>
      <w:ins w:id="60" w:author="Parks, Robbie M" w:date="2024-01-21T19:01:00Z">
        <w:r>
          <w:rPr>
            <w:b/>
            <w:sz w:val="28"/>
            <w:szCs w:val="21"/>
          </w:rPr>
          <w:t xml:space="preserve">Supplementary </w:t>
        </w:r>
      </w:ins>
      <w:ins w:id="61" w:author="Parks, Robbie M" w:date="2024-01-21T18:56:00Z">
        <w:r w:rsidR="00967352" w:rsidRPr="00647FA4">
          <w:rPr>
            <w:b/>
            <w:sz w:val="28"/>
            <w:szCs w:val="21"/>
            <w:rPrChange w:id="62" w:author="Parks, Robbie M" w:date="2024-01-21T18:56:00Z">
              <w:rPr>
                <w:bCs/>
              </w:rPr>
            </w:rPrChange>
          </w:rPr>
          <w:t>Tables</w:t>
        </w:r>
      </w:ins>
    </w:p>
    <w:p w14:paraId="399F0F11" w14:textId="77777777" w:rsidR="00967352" w:rsidRPr="00075FC8" w:rsidRDefault="00967352" w:rsidP="00075FC8">
      <w:pPr>
        <w:widowControl w:val="0"/>
        <w:jc w:val="both"/>
        <w:rPr>
          <w:ins w:id="63" w:author="Parks, Robbie M" w:date="2024-01-21T18:55:00Z"/>
          <w:b/>
          <w:rPrChange w:id="64" w:author="Parks, Robbie M" w:date="2024-01-21T18:55:00Z">
            <w:rPr>
              <w:ins w:id="65" w:author="Parks, Robbie M" w:date="2024-01-21T18:55:00Z"/>
              <w:color w:val="000000"/>
            </w:rPr>
          </w:rPrChange>
        </w:rPr>
        <w:pPrChange w:id="66" w:author="Parks, Robbie M" w:date="2024-01-21T18:55:00Z">
          <w:pPr>
            <w:spacing w:line="480" w:lineRule="auto"/>
            <w:jc w:val="both"/>
          </w:pPr>
        </w:pPrChange>
      </w:pPr>
    </w:p>
    <w:p w14:paraId="20367C4D" w14:textId="009C9AFE" w:rsidR="008F32BF" w:rsidRDefault="005D6CB9" w:rsidP="00C93D5E">
      <w:pPr>
        <w:jc w:val="both"/>
        <w:rPr>
          <w:ins w:id="67" w:author="Parks, Robbie M" w:date="2024-01-21T18:55:00Z"/>
          <w:b/>
          <w:szCs w:val="24"/>
        </w:rPr>
      </w:pPr>
      <w:ins w:id="68" w:author="Parks, Robbie M" w:date="2024-01-21T18:55:00Z">
        <w:r>
          <w:rPr>
            <w:b/>
            <w:szCs w:val="24"/>
          </w:rPr>
          <w:t xml:space="preserve">Supplementary Table 1. </w:t>
        </w:r>
        <w:r w:rsidRPr="00DE4CB4">
          <w:rPr>
            <w:bCs/>
            <w:szCs w:val="24"/>
          </w:rPr>
          <w:t>Race, sex, and some SES variables for state incarcerated populations compared to U.S. general population</w:t>
        </w:r>
        <w:r>
          <w:rPr>
            <w:bCs/>
            <w:szCs w:val="24"/>
          </w:rPr>
          <w:t>.</w:t>
        </w:r>
        <w:r>
          <w:rPr>
            <w:b/>
            <w:szCs w:val="24"/>
          </w:rPr>
          <w:t xml:space="preserve"> </w:t>
        </w:r>
      </w:ins>
    </w:p>
    <w:p w14:paraId="55E51204" w14:textId="77777777" w:rsidR="00C93D5E" w:rsidRDefault="00C93D5E" w:rsidP="00C93D5E">
      <w:pPr>
        <w:jc w:val="both"/>
        <w:rPr>
          <w:ins w:id="69" w:author="Parks, Robbie M" w:date="2024-01-21T18:55:00Z"/>
          <w:b/>
          <w:szCs w:val="24"/>
        </w:rPr>
      </w:pPr>
    </w:p>
    <w:p w14:paraId="69421E9E" w14:textId="3692EFE2" w:rsidR="00C93D5E" w:rsidRDefault="00C928DB" w:rsidP="00C93D5E">
      <w:pPr>
        <w:jc w:val="both"/>
        <w:rPr>
          <w:ins w:id="70" w:author="Parks, Robbie M" w:date="2024-01-21T18:56:00Z"/>
          <w:b/>
          <w:szCs w:val="24"/>
        </w:rPr>
      </w:pPr>
      <w:ins w:id="71" w:author="Parks, Robbie M" w:date="2024-01-21T18:55:00Z">
        <w:r>
          <w:rPr>
            <w:b/>
            <w:szCs w:val="24"/>
          </w:rPr>
          <w:t xml:space="preserve">Supplementary Table 2. </w:t>
        </w:r>
        <w:r w:rsidRPr="00AA1546">
          <w:rPr>
            <w:bCs/>
            <w:szCs w:val="24"/>
          </w:rPr>
          <w:t>Race of incarcerated population compared to state population for CA, TX, AZ</w:t>
        </w:r>
        <w:r>
          <w:rPr>
            <w:bCs/>
            <w:szCs w:val="24"/>
          </w:rPr>
          <w:t>.</w:t>
        </w:r>
        <w:r>
          <w:rPr>
            <w:b/>
            <w:szCs w:val="24"/>
          </w:rPr>
          <w:t xml:space="preserve"> </w:t>
        </w:r>
      </w:ins>
    </w:p>
    <w:p w14:paraId="34E671BB" w14:textId="77777777" w:rsidR="00647FA4" w:rsidRDefault="00647FA4" w:rsidP="00C93D5E">
      <w:pPr>
        <w:jc w:val="both"/>
        <w:rPr>
          <w:ins w:id="72" w:author="Parks, Robbie M" w:date="2024-01-21T18:56:00Z"/>
          <w:b/>
          <w:szCs w:val="24"/>
        </w:rPr>
      </w:pPr>
    </w:p>
    <w:p w14:paraId="49BCF6DE" w14:textId="4DB2FBE6" w:rsidR="00647FA4" w:rsidRPr="00AD484F" w:rsidRDefault="0042530B" w:rsidP="00D6151F">
      <w:pPr>
        <w:widowControl w:val="0"/>
        <w:jc w:val="center"/>
        <w:rPr>
          <w:ins w:id="73" w:author="Parks, Robbie M" w:date="2024-01-21T18:56:00Z"/>
          <w:b/>
          <w:sz w:val="28"/>
          <w:szCs w:val="21"/>
        </w:rPr>
        <w:pPrChange w:id="74" w:author="Parks, Robbie M" w:date="2024-01-21T18:58:00Z">
          <w:pPr>
            <w:widowControl w:val="0"/>
            <w:jc w:val="both"/>
          </w:pPr>
        </w:pPrChange>
      </w:pPr>
      <w:ins w:id="75" w:author="Parks, Robbie M" w:date="2024-01-21T19:01:00Z">
        <w:r>
          <w:rPr>
            <w:b/>
            <w:sz w:val="28"/>
            <w:szCs w:val="21"/>
          </w:rPr>
          <w:t xml:space="preserve">Supplementary </w:t>
        </w:r>
      </w:ins>
      <w:ins w:id="76" w:author="Parks, Robbie M" w:date="2024-01-21T18:56:00Z">
        <w:r w:rsidR="00647FA4">
          <w:rPr>
            <w:b/>
            <w:sz w:val="28"/>
            <w:szCs w:val="21"/>
          </w:rPr>
          <w:t>Figures</w:t>
        </w:r>
      </w:ins>
    </w:p>
    <w:p w14:paraId="003A7EFB" w14:textId="77777777" w:rsidR="00647FA4" w:rsidRDefault="00647FA4" w:rsidP="00C93D5E">
      <w:pPr>
        <w:jc w:val="both"/>
        <w:rPr>
          <w:ins w:id="77" w:author="Parks, Robbie M" w:date="2024-01-21T18:56:00Z"/>
          <w:b/>
          <w:szCs w:val="24"/>
        </w:rPr>
      </w:pPr>
    </w:p>
    <w:p w14:paraId="650D6D7A" w14:textId="77777777" w:rsidR="00325572" w:rsidRPr="008F0973" w:rsidRDefault="00325572" w:rsidP="00325572">
      <w:pPr>
        <w:widowControl w:val="0"/>
        <w:jc w:val="both"/>
        <w:rPr>
          <w:ins w:id="78" w:author="Parks, Robbie M" w:date="2024-01-21T18:56:00Z"/>
          <w:b/>
        </w:rPr>
      </w:pPr>
      <w:ins w:id="79" w:author="Parks, Robbie M" w:date="2024-01-21T18:56:00Z">
        <w:r w:rsidRPr="008F0973">
          <w:rPr>
            <w:b/>
          </w:rPr>
          <w:t>Supplementary Figure</w:t>
        </w:r>
        <w:r>
          <w:rPr>
            <w:b/>
          </w:rPr>
          <w:t xml:space="preserve"> 1</w:t>
        </w:r>
        <w:r w:rsidRPr="008F0973">
          <w:rPr>
            <w:b/>
          </w:rPr>
          <w:t xml:space="preserve">. </w:t>
        </w:r>
        <w:r w:rsidRPr="00377D75">
          <w:rPr>
            <w:bCs/>
          </w:rPr>
          <w:t xml:space="preserve">Mean annual exposure during 2016 - 2020 to </w:t>
        </w:r>
        <w:r w:rsidRPr="00F62A81">
          <w:rPr>
            <w:bCs/>
          </w:rPr>
          <w:t xml:space="preserve">potentially hazardous heat </w:t>
        </w:r>
        <w:r w:rsidRPr="00377D75">
          <w:rPr>
            <w:bCs/>
          </w:rPr>
          <w:t xml:space="preserve">in </w:t>
        </w:r>
        <w:r w:rsidRPr="00AB281C">
          <w:t>Federal</w:t>
        </w:r>
        <w:r w:rsidRPr="00377D75">
          <w:rPr>
            <w:bC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 </w:t>
        </w:r>
      </w:ins>
    </w:p>
    <w:p w14:paraId="77834CB4" w14:textId="77777777" w:rsidR="00325572" w:rsidRDefault="00325572" w:rsidP="00C93D5E">
      <w:pPr>
        <w:jc w:val="both"/>
        <w:rPr>
          <w:ins w:id="80" w:author="Parks, Robbie M" w:date="2024-01-21T18:55:00Z"/>
          <w:b/>
          <w:szCs w:val="24"/>
        </w:rPr>
      </w:pPr>
    </w:p>
    <w:p w14:paraId="4988C9AB" w14:textId="77777777" w:rsidR="00B36AB7" w:rsidRPr="008F0973" w:rsidRDefault="00B36AB7" w:rsidP="00B36AB7">
      <w:pPr>
        <w:widowControl w:val="0"/>
        <w:jc w:val="both"/>
        <w:rPr>
          <w:ins w:id="81" w:author="Parks, Robbie M" w:date="2024-01-21T18:56:00Z"/>
          <w:b/>
        </w:rPr>
      </w:pPr>
      <w:ins w:id="82" w:author="Parks, Robbie M" w:date="2024-01-21T18:56:00Z">
        <w:r w:rsidRPr="008F0973">
          <w:rPr>
            <w:b/>
          </w:rPr>
          <w:t xml:space="preserve">Supplementary Figure </w:t>
        </w:r>
        <w:r>
          <w:rPr>
            <w:b/>
          </w:rPr>
          <w:t>2</w:t>
        </w:r>
        <w:r w:rsidRPr="008F0973">
          <w:rPr>
            <w:b/>
          </w:rPr>
          <w:t xml:space="preserve">. </w:t>
        </w:r>
        <w:r w:rsidRPr="008F0973">
          <w:rPr>
            <w:bCs/>
          </w:rPr>
          <w:t xml:space="preserve">The population-weighted difference between the annual number of days with heat stress conditions (defined as WBGTmax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ins>
    </w:p>
    <w:p w14:paraId="6CAF49CE" w14:textId="77777777" w:rsidR="00C928DB" w:rsidRDefault="00C928DB" w:rsidP="00C93D5E">
      <w:pPr>
        <w:jc w:val="both"/>
        <w:rPr>
          <w:ins w:id="83" w:author="Parks, Robbie M" w:date="2024-01-21T18:56:00Z"/>
          <w:b/>
          <w:szCs w:val="24"/>
        </w:rPr>
      </w:pPr>
    </w:p>
    <w:p w14:paraId="2FD8DE9B" w14:textId="77777777" w:rsidR="00D12571" w:rsidRDefault="00D12571" w:rsidP="00D12571">
      <w:pPr>
        <w:widowControl w:val="0"/>
        <w:jc w:val="both"/>
        <w:rPr>
          <w:ins w:id="84" w:author="Parks, Robbie M" w:date="2024-01-21T18:57:00Z"/>
          <w:bCs/>
        </w:rPr>
      </w:pPr>
      <w:ins w:id="85" w:author="Parks, Robbie M" w:date="2024-01-21T18:57:00Z">
        <w:r w:rsidRPr="008F0973">
          <w:rPr>
            <w:b/>
          </w:rPr>
          <w:t xml:space="preserve">Supplementary Figure </w:t>
        </w:r>
        <w:r>
          <w:rPr>
            <w:b/>
          </w:rPr>
          <w:t>3</w:t>
        </w:r>
        <w:r w:rsidRPr="008F0973">
          <w:rPr>
            <w:b/>
          </w:rPr>
          <w:t xml:space="preserve">. </w:t>
        </w:r>
        <w:r w:rsidRPr="00244841">
          <w:rPr>
            <w:color w:val="000000"/>
          </w:rPr>
          <w:t>Mean annual exposure during 2016 - 2020 to potentially hazardous heat in carceral facilities within the continental United States (N=4,078), measured by: (a) the number of person-days WBGT</w:t>
        </w:r>
        <w:r w:rsidRPr="00244841">
          <w:rPr>
            <w:color w:val="000000"/>
            <w:vertAlign w:val="subscript"/>
          </w:rPr>
          <w:t>max</w:t>
        </w:r>
        <w:r w:rsidRPr="00244841">
          <w:rPr>
            <w:color w:val="000000"/>
          </w:rPr>
          <w:t xml:space="preserve"> exceeded 2</w:t>
        </w:r>
        <w:r>
          <w:rPr>
            <w:color w:val="000000"/>
          </w:rPr>
          <w:t>6</w:t>
        </w:r>
        <w:r w:rsidRPr="00244841">
          <w:rPr>
            <w:color w:val="000000"/>
          </w:rPr>
          <w:t>°C for incarcerated people by state and carceral facility type; and (b) the number of days WBGT</w:t>
        </w:r>
        <w:r w:rsidRPr="00244841">
          <w:rPr>
            <w:color w:val="000000"/>
            <w:vertAlign w:val="subscript"/>
          </w:rPr>
          <w:t>max</w:t>
        </w:r>
        <w:r w:rsidRPr="00244841">
          <w:rPr>
            <w:color w:val="000000"/>
          </w:rPr>
          <w:t xml:space="preserve"> exceeded 2</w:t>
        </w:r>
        <w:r>
          <w:rPr>
            <w:color w:val="000000"/>
          </w:rPr>
          <w:t>6</w:t>
        </w:r>
        <w:r w:rsidRPr="00244841">
          <w:rPr>
            <w:color w:val="000000"/>
          </w:rPr>
          <w:t>°C for each carceral facility.</w:t>
        </w:r>
      </w:ins>
    </w:p>
    <w:p w14:paraId="06D7B6F1" w14:textId="77777777" w:rsidR="00A97672" w:rsidRDefault="00A97672" w:rsidP="00C93D5E">
      <w:pPr>
        <w:jc w:val="both"/>
        <w:rPr>
          <w:ins w:id="86" w:author="Parks, Robbie M" w:date="2024-01-21T18:57:00Z"/>
          <w:b/>
          <w:szCs w:val="24"/>
        </w:rPr>
      </w:pPr>
    </w:p>
    <w:p w14:paraId="247452AE" w14:textId="77777777" w:rsidR="0076328F" w:rsidRDefault="0076328F" w:rsidP="0076328F">
      <w:pPr>
        <w:widowControl w:val="0"/>
        <w:jc w:val="both"/>
        <w:rPr>
          <w:ins w:id="87" w:author="Parks, Robbie M" w:date="2024-01-21T18:57:00Z"/>
          <w:bCs/>
        </w:rPr>
      </w:pPr>
      <w:ins w:id="88" w:author="Parks, Robbie M" w:date="2024-01-21T18:57:00Z">
        <w:r w:rsidRPr="008F0973">
          <w:rPr>
            <w:b/>
          </w:rPr>
          <w:lastRenderedPageBreak/>
          <w:t xml:space="preserve">Supplementary Figure </w:t>
        </w:r>
        <w:r>
          <w:rPr>
            <w:b/>
          </w:rPr>
          <w:t>4</w:t>
        </w:r>
        <w:r w:rsidRPr="008F0973">
          <w:rPr>
            <w:b/>
          </w:rPr>
          <w:t xml:space="preserve">. </w:t>
        </w:r>
        <w:r w:rsidRPr="00F95AA5">
          <w:rPr>
            <w:color w:val="000000"/>
          </w:rPr>
          <w:t>Mean annual exposure during 2016 - 2020 to potentially hazardous heat in carceral facilities within the continental United States (N=4,078), measured by: (a) the number of person-days WBGT</w:t>
        </w:r>
        <w:r w:rsidRPr="00F95AA5">
          <w:rPr>
            <w:color w:val="000000"/>
            <w:vertAlign w:val="subscript"/>
          </w:rPr>
          <w:t>max</w:t>
        </w:r>
        <w:r w:rsidRPr="00F95AA5">
          <w:rPr>
            <w:color w:val="000000"/>
          </w:rPr>
          <w:t xml:space="preserve"> exceeded </w:t>
        </w:r>
        <w:r>
          <w:rPr>
            <w:color w:val="000000"/>
          </w:rPr>
          <w:t>30</w:t>
        </w:r>
        <w:r w:rsidRPr="00F95AA5">
          <w:rPr>
            <w:color w:val="000000"/>
          </w:rPr>
          <w:t>°C for incarcerated people by state and carceral facility type; and (b) the number of days WBGT</w:t>
        </w:r>
        <w:r w:rsidRPr="00F95AA5">
          <w:rPr>
            <w:color w:val="000000"/>
            <w:vertAlign w:val="subscript"/>
          </w:rPr>
          <w:t>max</w:t>
        </w:r>
        <w:r w:rsidRPr="00F95AA5">
          <w:rPr>
            <w:color w:val="000000"/>
          </w:rPr>
          <w:t xml:space="preserve"> exceeded </w:t>
        </w:r>
        <w:r>
          <w:rPr>
            <w:color w:val="000000"/>
          </w:rPr>
          <w:t>30</w:t>
        </w:r>
        <w:r w:rsidRPr="00F95AA5">
          <w:rPr>
            <w:color w:val="000000"/>
          </w:rPr>
          <w:t>°C for each carceral facility.</w:t>
        </w:r>
      </w:ins>
    </w:p>
    <w:p w14:paraId="0B973F39" w14:textId="77777777" w:rsidR="0076328F" w:rsidRDefault="0076328F" w:rsidP="00C93D5E">
      <w:pPr>
        <w:jc w:val="both"/>
        <w:rPr>
          <w:ins w:id="89" w:author="Parks, Robbie M" w:date="2024-01-21T18:57:00Z"/>
          <w:b/>
          <w:szCs w:val="24"/>
        </w:rPr>
      </w:pPr>
    </w:p>
    <w:p w14:paraId="6A6F905F" w14:textId="77777777" w:rsidR="000B51C6" w:rsidRPr="008F0973" w:rsidRDefault="000B51C6" w:rsidP="000B51C6">
      <w:pPr>
        <w:widowControl w:val="0"/>
        <w:jc w:val="both"/>
        <w:rPr>
          <w:ins w:id="90" w:author="Parks, Robbie M" w:date="2024-01-21T18:57:00Z"/>
          <w:b/>
        </w:rPr>
      </w:pPr>
      <w:ins w:id="91" w:author="Parks, Robbie M" w:date="2024-01-21T18:57:00Z">
        <w:r w:rsidRPr="008F0973">
          <w:rPr>
            <w:b/>
          </w:rPr>
          <w:t xml:space="preserve">Supplementary Figure </w:t>
        </w:r>
        <w:r>
          <w:rPr>
            <w:b/>
          </w:rPr>
          <w:t>5</w:t>
        </w:r>
        <w:r w:rsidRPr="008F0973">
          <w:rPr>
            <w:b/>
          </w:rPr>
          <w:t xml:space="preserve">. </w:t>
        </w:r>
        <w:r w:rsidRPr="0066320F">
          <w:rPr>
            <w:bCs/>
          </w:rPr>
          <w:t>(a)</w:t>
        </w:r>
        <w:r w:rsidRPr="0066320F">
          <w:rPr>
            <w:b/>
            <w:bCs/>
          </w:rPr>
          <w:t xml:space="preserve"> </w:t>
        </w:r>
        <w:r w:rsidRPr="0066320F">
          <w:rPr>
            <w:bCs/>
          </w:rPr>
          <w:t>Population-weighted difference between the annual number of days WBGT</w:t>
        </w:r>
        <w:r w:rsidRPr="0066320F">
          <w:rPr>
            <w:bCs/>
            <w:vertAlign w:val="subscript"/>
          </w:rPr>
          <w:t>max</w:t>
        </w:r>
        <w:r w:rsidRPr="0066320F">
          <w:rPr>
            <w:bCs/>
          </w:rPr>
          <w:t xml:space="preserve"> exceeded 2</w:t>
        </w:r>
        <w:r>
          <w:rPr>
            <w:bCs/>
          </w:rPr>
          <w:t>6</w:t>
        </w:r>
        <w:r w:rsidRPr="0066320F">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Pr="0066320F">
          <w:rPr>
            <w:bCs/>
            <w:vertAlign w:val="subscript"/>
          </w:rPr>
          <w:t>max</w:t>
        </w:r>
        <w:r w:rsidRPr="0066320F">
          <w:rPr>
            <w:bCs/>
          </w:rPr>
          <w:t xml:space="preserve"> exceeded 2</w:t>
        </w:r>
        <w:r>
          <w:rPr>
            <w:bCs/>
          </w:rPr>
          <w:t>6</w:t>
        </w:r>
        <w:r w:rsidRPr="0066320F">
          <w:rPr>
            <w:bCs/>
          </w:rPr>
          <w:t>°C per year for each carceral facility in the continental United States during 1982 – 2020, and (c) the total change in disparity in number of number of days WBGT</w:t>
        </w:r>
        <w:r w:rsidRPr="0066320F">
          <w:rPr>
            <w:bCs/>
            <w:vertAlign w:val="subscript"/>
          </w:rPr>
          <w:t>max</w:t>
        </w:r>
        <w:r w:rsidRPr="0066320F">
          <w:rPr>
            <w:bCs/>
          </w:rPr>
          <w:t xml:space="preserve"> exceeded 2</w:t>
        </w:r>
        <w:r>
          <w:rPr>
            <w:bCs/>
          </w:rPr>
          <w:t>6</w:t>
        </w:r>
        <w:r w:rsidRPr="0066320F">
          <w:rPr>
            <w:bCs/>
          </w:rPr>
          <w:t>°C per year for each carceral facility in the continental United States, compared with the rest of the state the carceral facility is located, during 1982 – 2020.</w:t>
        </w:r>
      </w:ins>
    </w:p>
    <w:p w14:paraId="156A5686" w14:textId="77777777" w:rsidR="000B51C6" w:rsidRDefault="000B51C6" w:rsidP="00C93D5E">
      <w:pPr>
        <w:jc w:val="both"/>
        <w:rPr>
          <w:ins w:id="92" w:author="Parks, Robbie M" w:date="2024-01-21T18:57:00Z"/>
          <w:b/>
          <w:szCs w:val="24"/>
        </w:rPr>
      </w:pPr>
    </w:p>
    <w:p w14:paraId="54C68679" w14:textId="5C9CF0F9" w:rsidR="0042283E" w:rsidRDefault="0042283E" w:rsidP="00C93D5E">
      <w:pPr>
        <w:jc w:val="both"/>
        <w:rPr>
          <w:ins w:id="93" w:author="Parks, Robbie M" w:date="2024-01-21T18:57:00Z"/>
          <w:bCs/>
        </w:rPr>
      </w:pPr>
      <w:ins w:id="94" w:author="Parks, Robbie M" w:date="2024-01-21T18:57:00Z">
        <w:r w:rsidRPr="008F0973">
          <w:rPr>
            <w:b/>
          </w:rPr>
          <w:t xml:space="preserve">Supplementary Figure </w:t>
        </w:r>
        <w:r>
          <w:rPr>
            <w:b/>
          </w:rPr>
          <w:t>6</w:t>
        </w:r>
        <w:r w:rsidRPr="008F0973">
          <w:rPr>
            <w:b/>
          </w:rPr>
          <w:t xml:space="preserve">. </w:t>
        </w:r>
        <w:r w:rsidRPr="00250A4B">
          <w:rPr>
            <w:bCs/>
          </w:rPr>
          <w:t>(a)</w:t>
        </w:r>
        <w:r w:rsidRPr="00250A4B">
          <w:rPr>
            <w:b/>
            <w:bCs/>
          </w:rPr>
          <w:t xml:space="preserve"> </w:t>
        </w:r>
        <w:r w:rsidRPr="00250A4B">
          <w:rPr>
            <w:bCs/>
          </w:rPr>
          <w:t>Population-weighted difference between the annual number of days WBGT</w:t>
        </w:r>
        <w:r w:rsidRPr="00250A4B">
          <w:rPr>
            <w:bCs/>
            <w:vertAlign w:val="subscript"/>
          </w:rPr>
          <w:t>max</w:t>
        </w:r>
        <w:r w:rsidRPr="00250A4B">
          <w:rPr>
            <w:bCs/>
          </w:rPr>
          <w:t xml:space="preserve"> exceeded </w:t>
        </w:r>
        <w:r>
          <w:rPr>
            <w:bCs/>
          </w:rPr>
          <w:t>30</w:t>
        </w:r>
        <w:r w:rsidRPr="00250A4B">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Pr="00250A4B">
          <w:rPr>
            <w:bCs/>
            <w:vertAlign w:val="subscript"/>
          </w:rPr>
          <w:t>max</w:t>
        </w:r>
        <w:r w:rsidRPr="00250A4B">
          <w:rPr>
            <w:bCs/>
          </w:rPr>
          <w:t xml:space="preserve"> exceeded </w:t>
        </w:r>
        <w:r>
          <w:rPr>
            <w:bCs/>
          </w:rPr>
          <w:t>30</w:t>
        </w:r>
        <w:r w:rsidRPr="00250A4B">
          <w:rPr>
            <w:bCs/>
          </w:rPr>
          <w:t>°C per year for each carceral facility in the continental United States during 1982 – 2020, and (c) the total change in disparity in number of number of days WBGT</w:t>
        </w:r>
        <w:r w:rsidRPr="00250A4B">
          <w:rPr>
            <w:bCs/>
            <w:vertAlign w:val="subscript"/>
          </w:rPr>
          <w:t>max</w:t>
        </w:r>
        <w:r w:rsidRPr="00250A4B">
          <w:rPr>
            <w:bCs/>
          </w:rPr>
          <w:t xml:space="preserve"> exceeded </w:t>
        </w:r>
        <w:r>
          <w:rPr>
            <w:bCs/>
          </w:rPr>
          <w:t>30</w:t>
        </w:r>
        <w:r w:rsidRPr="00250A4B">
          <w:rPr>
            <w:bCs/>
          </w:rPr>
          <w:t>°C per year for each carceral facility in the continental United States, compared with the rest of the state the carceral facility is located, during 1982 – 2020</w:t>
        </w:r>
        <w:r>
          <w:rPr>
            <w:bCs/>
          </w:rPr>
          <w:t>.</w:t>
        </w:r>
      </w:ins>
    </w:p>
    <w:p w14:paraId="555346DD" w14:textId="77777777" w:rsidR="00323FC4" w:rsidRDefault="00323FC4" w:rsidP="00C93D5E">
      <w:pPr>
        <w:jc w:val="both"/>
        <w:rPr>
          <w:ins w:id="95" w:author="Parks, Robbie M" w:date="2024-01-21T18:57:00Z"/>
          <w:bCs/>
        </w:rPr>
      </w:pPr>
    </w:p>
    <w:p w14:paraId="73224A4F" w14:textId="235B6EB4" w:rsidR="00580742" w:rsidRDefault="00323FC4" w:rsidP="00C93D5E">
      <w:pPr>
        <w:jc w:val="both"/>
        <w:rPr>
          <w:ins w:id="96" w:author="Parks, Robbie M" w:date="2024-01-21T18:57:00Z"/>
        </w:rPr>
      </w:pPr>
      <w:ins w:id="97" w:author="Parks, Robbie M" w:date="2024-01-21T18:57:00Z">
        <w:r>
          <w:rPr>
            <w:b/>
            <w:bCs/>
          </w:rPr>
          <w:t xml:space="preserve">Supplementary Figure 7. </w:t>
        </w:r>
        <w:r>
          <w:t>Monthly correlation of daily T</w:t>
        </w:r>
        <w:r w:rsidRPr="00342974">
          <w:rPr>
            <w:vertAlign w:val="subscript"/>
          </w:rPr>
          <w:t>max</w:t>
        </w:r>
        <w:r>
          <w:t>, RH</w:t>
        </w:r>
        <w:r w:rsidRPr="00342974">
          <w:rPr>
            <w:vertAlign w:val="subscript"/>
          </w:rPr>
          <w:t>min</w:t>
        </w:r>
        <w:r>
          <w:t>, and WBGT</w:t>
        </w:r>
        <w:r w:rsidRPr="00342974">
          <w:rPr>
            <w:vertAlign w:val="subscript"/>
          </w:rPr>
          <w:t>max</w:t>
        </w:r>
        <w:r>
          <w:t xml:space="preserve"> during 2015 – 2020 for HadISD stations, PRISM climate grids, and ERA5 reanalysis data for the United States</w:t>
        </w:r>
        <w:r w:rsidR="00580742">
          <w:t>.</w:t>
        </w:r>
      </w:ins>
    </w:p>
    <w:p w14:paraId="0F3507BE" w14:textId="77777777" w:rsidR="00554015" w:rsidRDefault="00554015" w:rsidP="00C93D5E">
      <w:pPr>
        <w:jc w:val="both"/>
        <w:rPr>
          <w:ins w:id="98" w:author="Parks, Robbie M" w:date="2024-01-21T18:58:00Z"/>
        </w:rPr>
      </w:pPr>
    </w:p>
    <w:p w14:paraId="3D535D27" w14:textId="19E00301" w:rsidR="00187D58" w:rsidRDefault="00187D58" w:rsidP="00187D58">
      <w:pPr>
        <w:widowControl w:val="0"/>
        <w:jc w:val="both"/>
        <w:rPr>
          <w:ins w:id="99" w:author="Parks, Robbie M" w:date="2024-01-21T18:57:00Z"/>
        </w:rPr>
        <w:pPrChange w:id="100" w:author="Parks, Robbie M" w:date="2024-01-21T18:58:00Z">
          <w:pPr>
            <w:jc w:val="both"/>
          </w:pPr>
        </w:pPrChange>
      </w:pPr>
      <w:ins w:id="101" w:author="Parks, Robbie M" w:date="2024-01-21T18:58:00Z">
        <w:r>
          <w:rPr>
            <w:b/>
            <w:bCs/>
          </w:rPr>
          <w:t xml:space="preserve">Supplementary Figure 8. </w:t>
        </w:r>
        <w:r w:rsidRPr="00E83301">
          <w:t>Monthly correlation of daily T</w:t>
        </w:r>
        <w:r w:rsidRPr="00E83301">
          <w:rPr>
            <w:vertAlign w:val="subscript"/>
          </w:rPr>
          <w:t>max</w:t>
        </w:r>
        <w:r w:rsidRPr="00E83301">
          <w:t>, RH</w:t>
        </w:r>
        <w:r w:rsidRPr="00E83301">
          <w:rPr>
            <w:vertAlign w:val="subscript"/>
          </w:rPr>
          <w:t>min</w:t>
        </w:r>
        <w:r w:rsidRPr="00E83301">
          <w:t>, and WBGT</w:t>
        </w:r>
        <w:r w:rsidRPr="00E83301">
          <w:rPr>
            <w:vertAlign w:val="subscript"/>
          </w:rPr>
          <w:t>max</w:t>
        </w:r>
        <w:r w:rsidRPr="00E83301">
          <w:t xml:space="preserve"> during 2015 – 2020 for HadISD stations, PRISM climate grids, and ERA5 reanalysis data for the United States for days HADISD stations reported T</w:t>
        </w:r>
        <w:r w:rsidRPr="00E83301">
          <w:rPr>
            <w:vertAlign w:val="subscript"/>
          </w:rPr>
          <w:t>max</w:t>
        </w:r>
        <w:r w:rsidRPr="00E83301">
          <w:t xml:space="preserve"> greater than 26°C.</w:t>
        </w:r>
      </w:ins>
    </w:p>
    <w:p w14:paraId="6824FBBE" w14:textId="77777777" w:rsidR="00554015" w:rsidRPr="00580742" w:rsidRDefault="00554015" w:rsidP="00C93D5E">
      <w:pPr>
        <w:jc w:val="both"/>
        <w:rPr>
          <w:ins w:id="102" w:author="Parks, Robbie M" w:date="2024-01-21T18:55:00Z"/>
          <w:rPrChange w:id="103" w:author="Parks, Robbie M" w:date="2024-01-21T18:57:00Z">
            <w:rPr>
              <w:ins w:id="104" w:author="Parks, Robbie M" w:date="2024-01-21T18:55:00Z"/>
              <w:b/>
              <w:szCs w:val="24"/>
            </w:rPr>
          </w:rPrChange>
        </w:rPr>
      </w:pPr>
    </w:p>
    <w:p w14:paraId="2EBB1221" w14:textId="77777777" w:rsidR="00C928DB" w:rsidRPr="00C93D5E" w:rsidRDefault="00C928DB" w:rsidP="00C93D5E">
      <w:pPr>
        <w:jc w:val="both"/>
        <w:rPr>
          <w:ins w:id="105" w:author="Parks, Robbie M" w:date="2024-01-21T18:55:00Z"/>
          <w:b/>
          <w:szCs w:val="24"/>
          <w:rPrChange w:id="106" w:author="Parks, Robbie M" w:date="2024-01-21T18:55:00Z">
            <w:rPr>
              <w:ins w:id="107" w:author="Parks, Robbie M" w:date="2024-01-21T18:55:00Z"/>
              <w:color w:val="000000"/>
            </w:rPr>
          </w:rPrChange>
        </w:rPr>
        <w:pPrChange w:id="108" w:author="Parks, Robbie M" w:date="2024-01-21T18:55:00Z">
          <w:pPr>
            <w:spacing w:line="480" w:lineRule="auto"/>
            <w:jc w:val="both"/>
          </w:pPr>
        </w:pPrChange>
      </w:pPr>
    </w:p>
    <w:p w14:paraId="00000005" w14:textId="71C48F5A" w:rsidR="005629FE" w:rsidDel="00B1588A" w:rsidRDefault="00000000">
      <w:pPr>
        <w:spacing w:line="480" w:lineRule="auto"/>
        <w:jc w:val="both"/>
        <w:rPr>
          <w:del w:id="109" w:author="Parks, Robbie M" w:date="2024-01-21T18:52:00Z"/>
          <w:color w:val="000000"/>
        </w:rPr>
      </w:pPr>
      <w:del w:id="110" w:author="Parks, Robbie M" w:date="2024-01-21T18:52:00Z">
        <w:r w:rsidDel="00B1588A">
          <w:rPr>
            <w:color w:val="000000"/>
            <w:vertAlign w:val="superscript"/>
          </w:rPr>
          <w:delText>1</w:delText>
        </w:r>
        <w:r w:rsidDel="00B1588A">
          <w:rPr>
            <w:color w:val="000000"/>
          </w:rPr>
          <w:delText xml:space="preserve">Department of Earth Sciences, Montana State University, Bozeman, Montana, 59717, USA. </w:delText>
        </w:r>
      </w:del>
    </w:p>
    <w:p w14:paraId="00000006" w14:textId="1E857D72" w:rsidR="005629FE" w:rsidDel="00B1588A" w:rsidRDefault="00000000">
      <w:pPr>
        <w:spacing w:line="480" w:lineRule="auto"/>
        <w:jc w:val="both"/>
        <w:rPr>
          <w:del w:id="111" w:author="Parks, Robbie M" w:date="2024-01-21T18:52:00Z"/>
          <w:color w:val="000000"/>
        </w:rPr>
      </w:pPr>
      <w:del w:id="112" w:author="Parks, Robbie M" w:date="2024-01-21T18:52:00Z">
        <w:r w:rsidDel="00B1588A">
          <w:rPr>
            <w:color w:val="000000"/>
            <w:vertAlign w:val="superscript"/>
          </w:rPr>
          <w:delText>2</w:delText>
        </w:r>
        <w:r w:rsidDel="00B1588A">
          <w:rPr>
            <w:color w:val="000000"/>
          </w:rPr>
          <w:delText xml:space="preserve">GeoSpatial Core Facility, Montana State University, Bozeman, Montana, 59717, USA. </w:delText>
        </w:r>
      </w:del>
    </w:p>
    <w:p w14:paraId="00000007" w14:textId="42B81AC7" w:rsidR="005629FE" w:rsidDel="00B1588A" w:rsidRDefault="00000000">
      <w:pPr>
        <w:spacing w:line="480" w:lineRule="auto"/>
        <w:jc w:val="both"/>
        <w:rPr>
          <w:del w:id="113" w:author="Parks, Robbie M" w:date="2024-01-21T18:52:00Z"/>
          <w:color w:val="000000"/>
        </w:rPr>
      </w:pPr>
      <w:del w:id="114" w:author="Parks, Robbie M" w:date="2024-01-21T18:52:00Z">
        <w:r w:rsidDel="00B1588A">
          <w:rPr>
            <w:color w:val="000000"/>
            <w:vertAlign w:val="superscript"/>
          </w:rPr>
          <w:delText>3</w:delText>
        </w:r>
        <w:r w:rsidDel="00B1588A">
          <w:rPr>
            <w:color w:val="000000"/>
          </w:rPr>
          <w:delText>Department of Environmental Health Sciences, Mailman School of Public Health, Columbia University, New York, New York, 10032, USA.</w:delText>
        </w:r>
      </w:del>
    </w:p>
    <w:p w14:paraId="00000008" w14:textId="231A1C54" w:rsidR="005629FE" w:rsidDel="00B1588A" w:rsidRDefault="00000000">
      <w:pPr>
        <w:spacing w:line="480" w:lineRule="auto"/>
        <w:jc w:val="both"/>
        <w:rPr>
          <w:del w:id="115" w:author="Parks, Robbie M" w:date="2024-01-21T18:52:00Z"/>
          <w:vertAlign w:val="superscript"/>
        </w:rPr>
      </w:pPr>
      <w:del w:id="116" w:author="Parks, Robbie M" w:date="2024-01-21T18:52:00Z">
        <w:r w:rsidDel="00B1588A">
          <w:rPr>
            <w:vertAlign w:val="superscript"/>
          </w:rPr>
          <w:delText>4</w:delText>
        </w:r>
        <w:r w:rsidDel="00B1588A">
          <w:delText xml:space="preserve">Department of Geography and Atmospheric Science, University of Kansas, Lawrence, KS, 66045, USA. </w:delText>
        </w:r>
      </w:del>
    </w:p>
    <w:p w14:paraId="00000009" w14:textId="5CCAD203" w:rsidR="005629FE" w:rsidDel="00B1588A" w:rsidRDefault="00000000">
      <w:pPr>
        <w:spacing w:line="480" w:lineRule="auto"/>
        <w:jc w:val="both"/>
        <w:rPr>
          <w:del w:id="117" w:author="Parks, Robbie M" w:date="2024-01-21T18:52:00Z"/>
        </w:rPr>
      </w:pPr>
      <w:del w:id="118" w:author="Parks, Robbie M" w:date="2024-01-21T18:52:00Z">
        <w:r w:rsidDel="00B1588A">
          <w:rPr>
            <w:vertAlign w:val="superscript"/>
          </w:rPr>
          <w:delText>5</w:delText>
        </w:r>
        <w:r w:rsidDel="00B1588A">
          <w:delText>Joint Institute for Regional Earth System Science and Engineering, University of California, Los Angeles, Los Angeles, California, 90095, USA.</w:delText>
        </w:r>
      </w:del>
    </w:p>
    <w:p w14:paraId="0000000A" w14:textId="6BE7B4BF" w:rsidR="005629FE" w:rsidDel="00B1588A" w:rsidRDefault="005629FE">
      <w:pPr>
        <w:spacing w:line="480" w:lineRule="auto"/>
        <w:jc w:val="both"/>
        <w:rPr>
          <w:del w:id="119" w:author="Parks, Robbie M" w:date="2024-01-21T18:52:00Z"/>
          <w:color w:val="000000"/>
        </w:rPr>
      </w:pPr>
    </w:p>
    <w:p w14:paraId="0000000B" w14:textId="628F15B4" w:rsidR="005629FE" w:rsidDel="00B1588A" w:rsidRDefault="00000000">
      <w:pPr>
        <w:pBdr>
          <w:top w:val="nil"/>
          <w:left w:val="nil"/>
          <w:bottom w:val="nil"/>
          <w:right w:val="nil"/>
          <w:between w:val="nil"/>
        </w:pBdr>
        <w:spacing w:line="480" w:lineRule="auto"/>
        <w:jc w:val="both"/>
        <w:rPr>
          <w:del w:id="120" w:author="Parks, Robbie M" w:date="2024-01-21T18:52:00Z"/>
          <w:color w:val="000000"/>
          <w:szCs w:val="24"/>
        </w:rPr>
      </w:pPr>
      <w:del w:id="121" w:author="Parks, Robbie M" w:date="2024-01-21T18:52:00Z">
        <w:r w:rsidDel="00B1588A">
          <w:rPr>
            <w:color w:val="000000"/>
            <w:szCs w:val="24"/>
          </w:rPr>
          <w:delText xml:space="preserve">* Correspondence to: </w:delText>
        </w:r>
        <w:r w:rsidDel="00B1588A">
          <w:fldChar w:fldCharType="begin"/>
        </w:r>
        <w:r w:rsidDel="00B1588A">
          <w:delInstrText>HYPERLINK "mailto:robbie.parks@columbia.edu" \h</w:delInstrText>
        </w:r>
        <w:r w:rsidDel="00B1588A">
          <w:fldChar w:fldCharType="separate"/>
        </w:r>
        <w:r w:rsidDel="00B1588A">
          <w:rPr>
            <w:color w:val="0000FF"/>
            <w:szCs w:val="24"/>
            <w:u w:val="single"/>
          </w:rPr>
          <w:delText>robbie.parks@columbia.edu</w:delText>
        </w:r>
        <w:r w:rsidDel="00B1588A">
          <w:rPr>
            <w:color w:val="0000FF"/>
            <w:szCs w:val="24"/>
            <w:u w:val="single"/>
          </w:rPr>
          <w:fldChar w:fldCharType="end"/>
        </w:r>
        <w:r w:rsidDel="00B1588A">
          <w:rPr>
            <w:color w:val="000000"/>
            <w:szCs w:val="24"/>
          </w:rPr>
          <w:delText xml:space="preserve"> and </w:delText>
        </w:r>
        <w:r w:rsidDel="00B1588A">
          <w:fldChar w:fldCharType="begin"/>
        </w:r>
        <w:r w:rsidDel="00B1588A">
          <w:delInstrText>HYPERLINK "mailto:cascade.tuholske1@montana.edu" \h</w:delInstrText>
        </w:r>
        <w:r w:rsidDel="00B1588A">
          <w:fldChar w:fldCharType="separate"/>
        </w:r>
        <w:r w:rsidDel="00B1588A">
          <w:rPr>
            <w:color w:val="0000FF"/>
            <w:szCs w:val="24"/>
            <w:u w:val="single"/>
          </w:rPr>
          <w:delText>cascade.tuholske1@montana.edu</w:delText>
        </w:r>
        <w:r w:rsidDel="00B1588A">
          <w:rPr>
            <w:color w:val="0000FF"/>
            <w:szCs w:val="24"/>
            <w:u w:val="single"/>
          </w:rPr>
          <w:fldChar w:fldCharType="end"/>
        </w:r>
      </w:del>
    </w:p>
    <w:p w14:paraId="0000000C" w14:textId="77777777" w:rsidR="005629FE" w:rsidRDefault="00000000">
      <w:pPr>
        <w:spacing w:line="480" w:lineRule="auto"/>
        <w:jc w:val="both"/>
      </w:pPr>
      <w:r>
        <w:br w:type="page"/>
      </w:r>
    </w:p>
    <w:p w14:paraId="1018B761" w14:textId="23E58C20" w:rsidR="00743FBC" w:rsidRDefault="00743FBC">
      <w:pPr>
        <w:widowControl w:val="0"/>
        <w:jc w:val="both"/>
        <w:rPr>
          <w:b/>
        </w:rPr>
      </w:pPr>
      <w:r>
        <w:rPr>
          <w:b/>
        </w:rPr>
        <w:lastRenderedPageBreak/>
        <w:t>Background</w:t>
      </w:r>
    </w:p>
    <w:p w14:paraId="57F24088" w14:textId="5B4B2B43" w:rsidR="00A70536" w:rsidRDefault="00A70536" w:rsidP="00A70536">
      <w:pPr>
        <w:widowControl w:val="0"/>
        <w:jc w:val="both"/>
        <w:rPr>
          <w:bCs/>
          <w:vertAlign w:val="superscript"/>
        </w:rPr>
      </w:pPr>
      <w:r w:rsidRPr="00A70536">
        <w:rPr>
          <w:bCs/>
        </w:rPr>
        <w:t>While previous work has assessed how heat impacts incarcerated people in the United States,</w:t>
      </w:r>
      <w:r w:rsidR="00777268">
        <w:rPr>
          <w:bCs/>
          <w:vertAlign w:val="superscript"/>
        </w:rPr>
        <w:t>1</w:t>
      </w:r>
      <w:r w:rsidRPr="00A70536">
        <w:rPr>
          <w:bCs/>
        </w:rPr>
        <w:t xml:space="preserve"> there is a critical need to quantify potentially hazardous heat conditions at carceral facilities.</w:t>
      </w:r>
      <w:r w:rsidR="00777268">
        <w:rPr>
          <w:bCs/>
          <w:vertAlign w:val="superscript"/>
        </w:rPr>
        <w:t>2-4</w:t>
      </w:r>
      <w:r w:rsidRPr="00A70536">
        <w:rPr>
          <w:bCs/>
        </w:rPr>
        <w:t xml:space="preserve"> Without this knowledge, the impact of more frequent periods of elevated heat</w:t>
      </w:r>
      <w:r w:rsidR="00777268">
        <w:rPr>
          <w:bCs/>
          <w:vertAlign w:val="superscript"/>
        </w:rPr>
        <w:t>2</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00777268">
        <w:rPr>
          <w:bCs/>
          <w:vertAlign w:val="superscript"/>
        </w:rPr>
        <w:t>4</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00777268">
        <w:rPr>
          <w:bCs/>
          <w:vertAlign w:val="superscript"/>
        </w:rPr>
        <w:t>2-4</w:t>
      </w:r>
    </w:p>
    <w:p w14:paraId="7EA41015" w14:textId="77777777" w:rsidR="00FC48BE" w:rsidRDefault="00FC48BE" w:rsidP="00A70536">
      <w:pPr>
        <w:widowControl w:val="0"/>
        <w:jc w:val="both"/>
        <w:rPr>
          <w:bCs/>
          <w:vertAlign w:val="superscript"/>
        </w:rPr>
      </w:pPr>
    </w:p>
    <w:p w14:paraId="563C8620" w14:textId="4C43646B" w:rsidR="00FC48BE" w:rsidRPr="00FC48BE" w:rsidRDefault="00FC48BE" w:rsidP="00A70536">
      <w:pPr>
        <w:widowControl w:val="0"/>
        <w:jc w:val="both"/>
        <w:rPr>
          <w:bCs/>
        </w:rPr>
      </w:pPr>
      <w:r w:rsidRPr="00FC48BE">
        <w:rPr>
          <w:bCs/>
          <w:lang w:val="en-GB"/>
        </w:rPr>
        <w:t>While data measuring indoor temperatures in prisons and jails in the United States is scarce, a study from Denmark found temperatures in prison cells to be 4-5°C above those outdoors in summer.</w:t>
      </w:r>
      <w:r w:rsidR="005F6CED">
        <w:rPr>
          <w:bCs/>
          <w:vertAlign w:val="superscript"/>
          <w:lang w:val="en-GB"/>
        </w:rPr>
        <w:t>5</w:t>
      </w:r>
      <w:r w:rsidRPr="00FC48BE">
        <w:rPr>
          <w:bCs/>
          <w:lang w:val="en-GB"/>
        </w:rPr>
        <w:t xml:space="preserve"> </w:t>
      </w:r>
      <w:r w:rsidR="00E45E8B">
        <w:rPr>
          <w:bCs/>
          <w:lang w:val="en-GB"/>
        </w:rPr>
        <w:t>T</w:t>
      </w:r>
      <w:r w:rsidRPr="00FC48BE">
        <w:rPr>
          <w:bCs/>
          <w:lang w:val="en-GB"/>
        </w:rPr>
        <w:t>his is approximately what was also found in the Harlem Heat Project in New York City, a study of indoor domestic temperatures</w:t>
      </w:r>
      <w:r w:rsidR="00964215">
        <w:rPr>
          <w:bCs/>
          <w:lang w:val="en-GB"/>
        </w:rPr>
        <w:t xml:space="preserve"> in domestic settings</w:t>
      </w:r>
      <w:r w:rsidRPr="00FC48BE">
        <w:rPr>
          <w:bCs/>
          <w:lang w:val="en-GB"/>
        </w:rPr>
        <w:t xml:space="preserve"> in Harlem, which is an area of New York with many residents who suffer cooling hardship.</w:t>
      </w:r>
      <w:r w:rsidR="005F6CED">
        <w:rPr>
          <w:bCs/>
          <w:vertAlign w:val="superscript"/>
          <w:lang w:val="en-GB"/>
        </w:rPr>
        <w:t>6</w:t>
      </w:r>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r w:rsidRPr="00BF36DD">
        <w:rPr>
          <w:bCs/>
        </w:rPr>
        <w:t>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WBGT</w:t>
      </w:r>
      <w:r w:rsidRPr="00BF36DD">
        <w:rPr>
          <w:bCs/>
          <w:vertAlign w:val="subscript"/>
        </w:rPr>
        <w:t>max</w:t>
      </w:r>
      <w:r w:rsidRPr="00BF36DD">
        <w:rPr>
          <w:bCs/>
        </w:rPr>
        <w:t xml:space="preserve"> exceeded 28°C at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WBGT</w:t>
      </w:r>
      <w:r w:rsidRPr="00BF36DD">
        <w:rPr>
          <w:bCs/>
          <w:vertAlign w:val="subscript"/>
        </w:rPr>
        <w:t>max</w:t>
      </w:r>
      <w:r w:rsidRPr="00BF36DD">
        <w:rPr>
          <w:bCs/>
        </w:rPr>
        <w:t xml:space="preserve"> records during 1982 - 2020 and the derived data used in our analysis are publicly available (Data and Code Availability). </w:t>
      </w:r>
    </w:p>
    <w:p w14:paraId="6D65F765" w14:textId="77777777" w:rsidR="00743FBC" w:rsidRDefault="00743FBC">
      <w:pPr>
        <w:widowControl w:val="0"/>
        <w:jc w:val="both"/>
        <w:rPr>
          <w:b/>
        </w:rPr>
      </w:pPr>
    </w:p>
    <w:p w14:paraId="0000000D" w14:textId="072FF28B" w:rsidR="005629FE" w:rsidRDefault="00000000">
      <w:pPr>
        <w:widowControl w:val="0"/>
        <w:jc w:val="both"/>
        <w:rPr>
          <w:b/>
        </w:rPr>
      </w:pPr>
      <w:r>
        <w:rPr>
          <w:b/>
        </w:rPr>
        <w:t xml:space="preserve">Incarceration </w:t>
      </w:r>
      <w:ins w:id="122" w:author="Parks, Robbie M" w:date="2024-01-21T16:21:00Z">
        <w:r w:rsidR="00D90F1A">
          <w:rPr>
            <w:b/>
          </w:rPr>
          <w:t>d</w:t>
        </w:r>
      </w:ins>
      <w:del w:id="123" w:author="Parks, Robbie M" w:date="2024-01-21T16:21:00Z">
        <w:r w:rsidDel="00D90F1A">
          <w:rPr>
            <w:b/>
          </w:rPr>
          <w:delText>D</w:delText>
        </w:r>
      </w:del>
      <w:r>
        <w:rPr>
          <w:b/>
        </w:rPr>
        <w:t>ata</w:t>
      </w:r>
    </w:p>
    <w:p w14:paraId="0000000E" w14:textId="4F4A7E17"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sidR="005F6CED">
        <w:rPr>
          <w:vertAlign w:val="superscript"/>
        </w:rPr>
        <w:t>7</w:t>
      </w:r>
      <w:r>
        <w:t xml:space="preserve"> We included 4,078 operational and populated prisons, jails, and carceral facilities including ICE detention centers, juvenile or geriatric facilities, and halfway houses in the continental United States in our analysis. Of these, there were 232 federal,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78237CB1" w:rsidR="005629FE" w:rsidRDefault="00000000">
      <w:pPr>
        <w:widowControl w:val="0"/>
        <w:jc w:val="both"/>
      </w:pPr>
      <w:r>
        <w:t>The Parameter-elevation Relationships on Independent Slopes Model (PRISM) dataset from Oregon State University provides high-resolution (4 km grids) daily T</w:t>
      </w:r>
      <w:r>
        <w:rPr>
          <w:vertAlign w:val="subscript"/>
        </w:rPr>
        <w:t xml:space="preserve">max </w:t>
      </w:r>
      <w:r>
        <w:t>and maximum vapor pressure deficit (VPD</w:t>
      </w:r>
      <w:r>
        <w:rPr>
          <w:vertAlign w:val="subscript"/>
        </w:rPr>
        <w:t>max</w:t>
      </w:r>
      <w:r>
        <w:t>) from 1981 - to near present.</w:t>
      </w:r>
      <w:r w:rsidR="005F6CED">
        <w:rPr>
          <w:vertAlign w:val="superscript"/>
        </w:rPr>
        <w:t>8</w:t>
      </w:r>
      <w:r>
        <w:t xml:space="preserve"> As described in</w:t>
      </w:r>
      <w:r w:rsidR="00777268">
        <w:rPr>
          <w:vertAlign w:val="superscript"/>
        </w:rPr>
        <w:t>9</w:t>
      </w:r>
      <w:r w:rsidR="005F6CED">
        <w:rPr>
          <w:vertAlign w:val="superscript"/>
        </w:rPr>
        <w:t>-11</w:t>
      </w:r>
      <w:r w:rsidR="005F6CED">
        <w:t>,</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w:t>
      </w:r>
      <w:r>
        <w:lastRenderedPageBreak/>
        <w:t>been well-validated</w:t>
      </w:r>
      <w:r w:rsidR="00777268">
        <w:rPr>
          <w:vertAlign w:val="superscript"/>
        </w:rPr>
        <w:t>9</w:t>
      </w:r>
      <w:r w:rsidR="005F6CED">
        <w:rPr>
          <w:vertAlign w:val="superscript"/>
        </w:rPr>
        <w:t>-11</w:t>
      </w:r>
      <w:r w:rsidR="00777268">
        <w:t xml:space="preserve"> </w:t>
      </w:r>
      <w:r>
        <w:t xml:space="preserve"> and shown to be well-suited for heat-related epidemiological research in the United States.</w:t>
      </w:r>
      <w:r w:rsidR="005F6CED">
        <w:rPr>
          <w:vertAlign w:val="superscript"/>
        </w:rPr>
        <w:t>11</w:t>
      </w:r>
      <w:r>
        <w:t xml:space="preserve"> The 4-km dataset is freely available</w:t>
      </w:r>
      <w:r w:rsidR="00B80A71">
        <w:t xml:space="preserve"> online from the PRISM Climate Group</w:t>
      </w:r>
      <w:r>
        <w:t>.</w:t>
      </w:r>
    </w:p>
    <w:p w14:paraId="00000012" w14:textId="77777777" w:rsidR="005629FE" w:rsidRDefault="005629FE">
      <w:pPr>
        <w:widowControl w:val="0"/>
        <w:jc w:val="both"/>
      </w:pPr>
    </w:p>
    <w:p w14:paraId="00000013" w14:textId="1C21628D" w:rsidR="005629FE" w:rsidRDefault="00000000">
      <w:pPr>
        <w:widowControl w:val="0"/>
        <w:jc w:val="both"/>
        <w:rPr>
          <w:b/>
        </w:rPr>
      </w:pPr>
      <w:r>
        <w:rPr>
          <w:b/>
        </w:rPr>
        <w:t>Daily WBGT</w:t>
      </w:r>
      <w:r>
        <w:rPr>
          <w:b/>
          <w:vertAlign w:val="subscript"/>
        </w:rPr>
        <w:t>max</w:t>
      </w:r>
      <w:r>
        <w:rPr>
          <w:b/>
        </w:rPr>
        <w:t xml:space="preserve"> </w:t>
      </w:r>
      <w:ins w:id="124" w:author="Parks, Robbie M" w:date="2024-01-21T16:21:00Z">
        <w:r w:rsidR="00DF1EA8">
          <w:rPr>
            <w:b/>
          </w:rPr>
          <w:t>e</w:t>
        </w:r>
      </w:ins>
      <w:del w:id="125" w:author="Parks, Robbie M" w:date="2024-01-21T16:21:00Z">
        <w:r w:rsidDel="00DF1EA8">
          <w:rPr>
            <w:b/>
          </w:rPr>
          <w:delText>E</w:delText>
        </w:r>
      </w:del>
      <w:r>
        <w:rPr>
          <w:b/>
        </w:rPr>
        <w:t>stimates</w:t>
      </w:r>
    </w:p>
    <w:p w14:paraId="5F1784BC" w14:textId="411A9E48" w:rsidR="007A0132" w:rsidRPr="007A0132" w:rsidRDefault="007A0132" w:rsidP="007A0132">
      <w:pPr>
        <w:widowControl w:val="0"/>
        <w:jc w:val="both"/>
        <w:rPr>
          <w:bCs/>
          <w:vertAlign w:val="superscript"/>
        </w:rPr>
      </w:pPr>
      <w:r w:rsidRPr="007A0132">
        <w:rPr>
          <w:bCs/>
        </w:rPr>
        <w:t>WBGT is a heat stress metric widely used in environmental epidemiology to assess associations between heat and human health across a range of contexts.</w:t>
      </w:r>
      <w:r w:rsidR="00B80A71">
        <w:rPr>
          <w:bCs/>
          <w:vertAlign w:val="superscript"/>
        </w:rPr>
        <w:t>1</w:t>
      </w:r>
      <w:r w:rsidR="005F6CED">
        <w:rPr>
          <w:bCs/>
          <w:vertAlign w:val="superscript"/>
        </w:rPr>
        <w:t>2</w:t>
      </w:r>
      <w:r w:rsidRPr="007A0132">
        <w:rPr>
          <w:bCs/>
          <w:vertAlign w:val="superscript"/>
        </w:rPr>
        <w:t>,1</w:t>
      </w:r>
      <w:r w:rsidR="005F6CED">
        <w:rPr>
          <w:bCs/>
          <w:vertAlign w:val="superscript"/>
        </w:rPr>
        <w:t>3</w:t>
      </w:r>
      <w:r w:rsidRPr="007A0132">
        <w:rPr>
          <w:bCs/>
        </w:rPr>
        <w:t xml:space="preserve"> WBGT accounts for the non-linear interactions between air temperature, humidity, air speeds, and solar radiation.</w:t>
      </w:r>
      <w:r w:rsidR="00B80A71">
        <w:rPr>
          <w:bCs/>
          <w:vertAlign w:val="superscript"/>
        </w:rPr>
        <w:t>1</w:t>
      </w:r>
      <w:r w:rsidR="005F6CED">
        <w:rPr>
          <w:bCs/>
          <w:vertAlign w:val="superscript"/>
        </w:rPr>
        <w:t>4</w:t>
      </w:r>
      <w:r w:rsidRPr="007A0132">
        <w:rPr>
          <w:bCs/>
        </w:rPr>
        <w:t xml:space="preserve"> But given that incarcerated people spend the vast majority of their time indoors and thus solar radiation is negligible, here we estimate indoor, or shaded, WBGT</w:t>
      </w:r>
      <w:r w:rsidRPr="007A0132">
        <w:rPr>
          <w:bCs/>
          <w:vertAlign w:val="subscript"/>
        </w:rPr>
        <w:t>max</w:t>
      </w:r>
      <w:r w:rsidR="00B80A71">
        <w:rPr>
          <w:bCs/>
        </w:rPr>
        <w:t>.</w:t>
      </w:r>
      <w:r w:rsidR="00B80A71">
        <w:rPr>
          <w:bCs/>
          <w:vertAlign w:val="superscript"/>
        </w:rPr>
        <w:t>1</w:t>
      </w:r>
      <w:r w:rsidR="005F6CED">
        <w:rPr>
          <w:bCs/>
          <w:vertAlign w:val="superscript"/>
        </w:rPr>
        <w:t>4</w:t>
      </w:r>
      <w:r w:rsidRPr="007A0132">
        <w:rPr>
          <w:bCs/>
        </w:rPr>
        <w:t xml:space="preserve"> Exposure is defined as the number of days per year that WBGT</w:t>
      </w:r>
      <w:r w:rsidRPr="007A0132">
        <w:rPr>
          <w:bCs/>
          <w:vertAlign w:val="subscript"/>
        </w:rPr>
        <w:t xml:space="preserve">max </w:t>
      </w:r>
      <w:r w:rsidRPr="007A0132">
        <w:rPr>
          <w:bCs/>
        </w:rPr>
        <w:t>exceeded 28°C multiplied by the total estimated incarcerated population exposed (person-days per year).</w:t>
      </w:r>
      <w:r w:rsidR="00B80A71">
        <w:rPr>
          <w:bCs/>
          <w:vertAlign w:val="superscript"/>
        </w:rPr>
        <w:t>13</w:t>
      </w:r>
    </w:p>
    <w:p w14:paraId="5CEA3942" w14:textId="77777777" w:rsidR="007A0132" w:rsidRDefault="007A0132">
      <w:pPr>
        <w:widowControl w:val="0"/>
        <w:jc w:val="both"/>
        <w:rPr>
          <w:b/>
        </w:rPr>
      </w:pPr>
    </w:p>
    <w:p w14:paraId="331DD767" w14:textId="63F3875A" w:rsidR="00CE1C7F" w:rsidRDefault="00A41537">
      <w:pPr>
        <w:widowControl w:val="0"/>
        <w:jc w:val="both"/>
      </w:pPr>
      <w:r>
        <w:t>Daily T</w:t>
      </w:r>
      <w:r>
        <w:rPr>
          <w:vertAlign w:val="subscript"/>
        </w:rPr>
        <w:t>max</w:t>
      </w:r>
      <w:r>
        <w:t xml:space="preserve"> and VPD</w:t>
      </w:r>
      <w:r>
        <w:rPr>
          <w:vertAlign w:val="subscript"/>
        </w:rPr>
        <w:t xml:space="preserve">max </w:t>
      </w:r>
      <w:r>
        <w:t>mean fields from PRISM were converted to approximated indoor or shaded WBGT</w:t>
      </w:r>
      <w:r>
        <w:rPr>
          <w:vertAlign w:val="subscript"/>
        </w:rPr>
        <w:t>max</w:t>
      </w:r>
      <w:r>
        <w:t xml:space="preserve"> following the procedure </w:t>
      </w:r>
      <w:r w:rsidR="00CB4EB2">
        <w:t>used in previous work</w:t>
      </w:r>
      <w:r>
        <w:t>.</w:t>
      </w:r>
      <w:r w:rsidR="00B80A71">
        <w:rPr>
          <w:vertAlign w:val="superscript"/>
        </w:rPr>
        <w:t>1</w:t>
      </w:r>
      <w:r w:rsidR="005F6CED">
        <w:rPr>
          <w:vertAlign w:val="superscript"/>
        </w:rPr>
        <w:t>4</w:t>
      </w:r>
      <w:r>
        <w:rPr>
          <w:vertAlign w:val="superscript"/>
        </w:rPr>
        <w:t>,</w:t>
      </w:r>
      <w:r w:rsidR="00B80A71">
        <w:rPr>
          <w:vertAlign w:val="superscript"/>
        </w:rPr>
        <w:t>1</w:t>
      </w:r>
      <w:r w:rsidR="005F6CED">
        <w:rPr>
          <w:vertAlign w:val="superscript"/>
        </w:rPr>
        <w:t>5</w:t>
      </w:r>
      <w:r>
        <w:t xml:space="preserve"> Following</w:t>
      </w:r>
      <w:r w:rsidR="00B80A71">
        <w:t xml:space="preserve"> </w:t>
      </w:r>
      <w:r w:rsidR="005F6CED">
        <w:rPr>
          <w:vertAlign w:val="superscript"/>
        </w:rPr>
        <w:t>11</w:t>
      </w:r>
      <w:r w:rsidR="00CE1C7F">
        <w:t>, f</w:t>
      </w:r>
      <w:r>
        <w:t>irst, VPD</w:t>
      </w:r>
      <w:r>
        <w:rPr>
          <w:vertAlign w:val="subscript"/>
        </w:rPr>
        <w:t>max</w:t>
      </w:r>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109C6DAD" w:rsidR="00A41537" w:rsidRDefault="00CB4EB2">
      <w:pPr>
        <w:widowControl w:val="0"/>
        <w:jc w:val="both"/>
      </w:pPr>
      <w:r>
        <w:t>with T</w:t>
      </w:r>
      <w:r>
        <w:rPr>
          <w:vertAlign w:val="subscript"/>
        </w:rPr>
        <w:t xml:space="preserve">max </w:t>
      </w:r>
      <w:r>
        <w:t>in °C, VPD</w:t>
      </w:r>
      <w:r>
        <w:rPr>
          <w:vertAlign w:val="subscript"/>
        </w:rPr>
        <w:t xml:space="preserve">max </w:t>
      </w:r>
      <w:r>
        <w:t>in Pa, and RH</w:t>
      </w:r>
      <w:r w:rsidRPr="00342974">
        <w:rPr>
          <w:vertAlign w:val="subscript"/>
        </w:rPr>
        <w:t>min</w:t>
      </w:r>
      <w:r>
        <w:t xml:space="preserve"> in %. Next, we combine T</w:t>
      </w:r>
      <w:r>
        <w:rPr>
          <w:vertAlign w:val="subscript"/>
        </w:rPr>
        <w:t>max</w:t>
      </w:r>
      <w:r w:rsidR="006B449B">
        <w:t xml:space="preserve">, converted to °F, </w:t>
      </w:r>
      <w:r>
        <w:t>and RH</w:t>
      </w:r>
      <w:r>
        <w:rPr>
          <w:vertAlign w:val="subscript"/>
        </w:rPr>
        <w:t xml:space="preserve">min </w:t>
      </w:r>
      <w:r>
        <w:t>to create daily maximum heat index (HI</w:t>
      </w:r>
      <w:r>
        <w:rPr>
          <w:vertAlign w:val="subscript"/>
        </w:rPr>
        <w:t>max</w:t>
      </w:r>
      <w:r>
        <w:t xml:space="preserve">) mean fields following the U.S. National Weather Service’s </w:t>
      </w:r>
      <w:r w:rsidR="00A41537">
        <w:t xml:space="preserve">(NWS) </w:t>
      </w:r>
      <w:r>
        <w:t>procedure.</w:t>
      </w:r>
      <w:r w:rsidR="00B80A71">
        <w:rPr>
          <w:vertAlign w:val="superscript"/>
        </w:rPr>
        <w:t>1</w:t>
      </w:r>
      <w:r w:rsidR="005F6CED">
        <w:rPr>
          <w:vertAlign w:val="superscript"/>
        </w:rPr>
        <w:t>6</w:t>
      </w:r>
      <w:r>
        <w:t xml:space="preserve"> To calculate HI</w:t>
      </w:r>
      <w:r>
        <w:rPr>
          <w:vertAlign w:val="subscript"/>
        </w:rPr>
        <w:t>max</w:t>
      </w:r>
      <w:r>
        <w:t xml:space="preserve"> for each day, we use T</w:t>
      </w:r>
      <w:r>
        <w:rPr>
          <w:vertAlign w:val="subscript"/>
        </w:rPr>
        <w:t>max</w:t>
      </w:r>
      <w:r>
        <w:t xml:space="preserve"> and RH</w:t>
      </w:r>
      <w:r>
        <w:rPr>
          <w:vertAlign w:val="subscript"/>
        </w:rPr>
        <w:t xml:space="preserve">min </w:t>
      </w:r>
      <w:r>
        <w:t>to best align relatively humidity at the time the daily maximum temperature occurs during a given diurnal cycle.</w:t>
      </w:r>
      <w:r w:rsidR="00B80A71">
        <w:rPr>
          <w:vertAlign w:val="superscript"/>
        </w:rPr>
        <w:t>9</w:t>
      </w:r>
      <w:r>
        <w:t xml:space="preserve"> </w:t>
      </w:r>
      <w:r w:rsidR="00A41537">
        <w:t>NWS</w:t>
      </w:r>
      <w:r w:rsidR="00A41537" w:rsidRPr="00A41537">
        <w:t xml:space="preserve"> </w:t>
      </w:r>
      <w:r w:rsidR="006B449B">
        <w:t>first estimates</w:t>
      </w:r>
      <w:r w:rsidR="00A41537">
        <w:t xml:space="preserve"> HI</w:t>
      </w:r>
      <w:r w:rsidR="00A41537">
        <w:rPr>
          <w:vertAlign w:val="subscript"/>
        </w:rPr>
        <w:t>max</w:t>
      </w:r>
      <w:r w:rsidR="00A41537" w:rsidRPr="00A41537">
        <w:t xml:space="preserve"> </w:t>
      </w:r>
      <w:r w:rsidR="006B449B">
        <w:t xml:space="preserve">using </w:t>
      </w:r>
      <w:r w:rsidR="006760B5">
        <w:t>the average between T</w:t>
      </w:r>
      <w:r w:rsidR="006760B5">
        <w:rPr>
          <w:vertAlign w:val="subscript"/>
        </w:rPr>
        <w:t>max</w:t>
      </w:r>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If the resulting HI</w:t>
      </w:r>
      <w:r>
        <w:rPr>
          <w:vertAlign w:val="subscript"/>
        </w:rPr>
        <w:t>max</w:t>
      </w:r>
      <w:r>
        <w:t xml:space="preserve"> is greater than 80°F, then the complete </w:t>
      </w:r>
      <w:r w:rsidRPr="006B449B">
        <w:t>Rothfusz</w:t>
      </w:r>
      <w:r>
        <w:t xml:space="preserve"> equation is estimated as</w:t>
      </w:r>
    </w:p>
    <w:p w14:paraId="75DFA984" w14:textId="77777777" w:rsidR="00A41537" w:rsidRDefault="00A41537">
      <w:pPr>
        <w:widowControl w:val="0"/>
        <w:jc w:val="both"/>
      </w:pPr>
    </w:p>
    <w:p w14:paraId="5499132F" w14:textId="668B51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09CD4472"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oMath>
      <w:r>
        <w:rPr>
          <w:color w:val="000000"/>
          <w:sz w:val="20"/>
        </w:rPr>
        <w:t xml:space="preserve">  (eq. 3)</w:t>
      </w:r>
    </w:p>
    <w:p w14:paraId="06FFEEF7" w14:textId="75FB3A99" w:rsidR="00F55AB1" w:rsidRPr="00F55AB1" w:rsidRDefault="00F55AB1" w:rsidP="00F55AB1">
      <w:pPr>
        <w:widowControl w:val="0"/>
        <w:jc w:val="both"/>
      </w:pPr>
    </w:p>
    <w:p w14:paraId="4B48E5CA" w14:textId="58C4775F" w:rsidR="00A41537" w:rsidRDefault="006B449B" w:rsidP="006B449B">
      <w:pPr>
        <w:widowControl w:val="0"/>
        <w:tabs>
          <w:tab w:val="left" w:pos="6803"/>
        </w:tabs>
        <w:jc w:val="both"/>
      </w:pPr>
      <w:r>
        <w:t>with the following adjustments: if T</w:t>
      </w:r>
      <w:r>
        <w:rPr>
          <w:vertAlign w:val="subscript"/>
        </w:rPr>
        <w:t>max</w:t>
      </w:r>
      <w:r>
        <w:t xml:space="preserve"> between 80°F – 11</w:t>
      </w:r>
      <w:r w:rsidR="00A71BA2">
        <w:t>2</w:t>
      </w:r>
      <w:r>
        <w:t>°F and RH</w:t>
      </w:r>
      <w:r>
        <w:rPr>
          <w:vertAlign w:val="subscript"/>
        </w:rPr>
        <w:t>min</w:t>
      </w:r>
      <w:r>
        <w:t xml:space="preserve"> less than 13%, </w:t>
      </w:r>
      <w:r w:rsidR="005C335B">
        <w:t>adjustment</w:t>
      </w:r>
      <w:r>
        <w:t xml:space="preserve"> </w:t>
      </w:r>
      <w:r w:rsidR="006760B5">
        <w:t>1</w:t>
      </w:r>
      <w:r>
        <w:t xml:space="preserve"> is subtract (eq. </w:t>
      </w:r>
      <w:r w:rsidR="005C335B">
        <w:t>4</w:t>
      </w:r>
      <w:r>
        <w:t>) and if T</w:t>
      </w:r>
      <w:r>
        <w:rPr>
          <w:vertAlign w:val="subscript"/>
        </w:rPr>
        <w:t>max</w:t>
      </w:r>
      <w:r>
        <w:t xml:space="preserve"> between 80°F – 87°F and RH</w:t>
      </w:r>
      <w:r>
        <w:rPr>
          <w:vertAlign w:val="subscript"/>
        </w:rPr>
        <w:t>min</w:t>
      </w:r>
      <w:r>
        <w:t xml:space="preserve"> greater than 85%, adjustment 2 (eq. </w:t>
      </w:r>
      <w:r w:rsidR="00A71BA2">
        <w:t>5</w:t>
      </w:r>
      <w:r>
        <w:t xml:space="preserve">)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5C28417D" w:rsidR="005629FE" w:rsidRDefault="00000000">
      <w:pPr>
        <w:widowControl w:val="0"/>
        <w:jc w:val="both"/>
      </w:pPr>
      <w:r>
        <w:t xml:space="preserve">We then use the quadratic relationship identified in previous </w:t>
      </w:r>
      <w:r w:rsidR="006760B5">
        <w:t>work</w:t>
      </w:r>
      <w:r w:rsidR="00B80A71">
        <w:rPr>
          <w:vertAlign w:val="superscript"/>
        </w:rPr>
        <w:t>1</w:t>
      </w:r>
      <w:r w:rsidR="005F6CED">
        <w:rPr>
          <w:vertAlign w:val="superscript"/>
        </w:rPr>
        <w:t>4</w:t>
      </w:r>
      <w:r w:rsidR="006760B5">
        <w:t xml:space="preserve"> </w:t>
      </w:r>
      <w:r>
        <w:t>between HI</w:t>
      </w:r>
      <w:r>
        <w:rPr>
          <w:vertAlign w:val="subscript"/>
        </w:rPr>
        <w:t>max</w:t>
      </w:r>
      <w:r>
        <w:t xml:space="preserve"> and WBGT</w:t>
      </w:r>
      <w:r>
        <w:rPr>
          <w:vertAlign w:val="subscript"/>
        </w:rPr>
        <w:t>in</w:t>
      </w:r>
      <w:r>
        <w:t xml:space="preserve"> to convert HI</w:t>
      </w:r>
      <w:r>
        <w:rPr>
          <w:vertAlign w:val="subscript"/>
        </w:rPr>
        <w:t>max</w:t>
      </w:r>
      <w:r>
        <w:t xml:space="preserve"> values to an approximated </w:t>
      </w:r>
      <w:r w:rsidR="00CB4EB2">
        <w:t xml:space="preserve">indoor </w:t>
      </w:r>
      <w:r>
        <w:t>WBGT</w:t>
      </w:r>
      <w:r>
        <w:rPr>
          <w:vertAlign w:val="subscript"/>
        </w:rPr>
        <w:t>max</w:t>
      </w:r>
      <w:r>
        <w:t xml:space="preserve"> (eq. </w:t>
      </w:r>
      <w:r w:rsidR="005C335B">
        <w:t>6</w:t>
      </w:r>
      <w:r>
        <w:t>).</w:t>
      </w:r>
    </w:p>
    <w:p w14:paraId="7EFD99BD" w14:textId="77777777" w:rsidR="005C335B" w:rsidRDefault="005C335B">
      <w:pPr>
        <w:widowControl w:val="0"/>
        <w:jc w:val="both"/>
      </w:pPr>
    </w:p>
    <w:p w14:paraId="5B134A78" w14:textId="4610CAA1"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 °F)</m:t>
        </m:r>
      </m:oMath>
      <w:r>
        <w:t xml:space="preserve"> (eq. 6)</w:t>
      </w:r>
    </w:p>
    <w:p w14:paraId="00000019" w14:textId="77777777" w:rsidR="005629FE" w:rsidRDefault="005629FE">
      <w:pPr>
        <w:widowControl w:val="0"/>
        <w:jc w:val="both"/>
      </w:pPr>
    </w:p>
    <w:p w14:paraId="0000001A" w14:textId="27ECE1F0" w:rsidR="005629FE" w:rsidRDefault="00000000">
      <w:pPr>
        <w:widowControl w:val="0"/>
        <w:jc w:val="both"/>
      </w:pPr>
      <w:r>
        <w:lastRenderedPageBreak/>
        <w:t>Outdoor wet bulb globe temperature (WBGT</w:t>
      </w:r>
      <w:r>
        <w:rPr>
          <w:vertAlign w:val="subscript"/>
        </w:rPr>
        <w:t>out</w:t>
      </w:r>
      <w:r>
        <w:t>) is a linear combination of wet bulb temperature (T</w:t>
      </w:r>
      <w:r>
        <w:rPr>
          <w:vertAlign w:val="subscript"/>
        </w:rPr>
        <w:t>w</w:t>
      </w:r>
      <w:r>
        <w:t>), black globe temperature (T</w:t>
      </w:r>
      <w:r>
        <w:rPr>
          <w:vertAlign w:val="subscript"/>
        </w:rPr>
        <w:t>g</w:t>
      </w:r>
      <w:r>
        <w:t>) and dry bulb temperature (T</w:t>
      </w:r>
      <w:r>
        <w:rPr>
          <w:vertAlign w:val="subscript"/>
        </w:rPr>
        <w:t>d</w:t>
      </w:r>
      <w:r>
        <w:t>) (eq</w:t>
      </w:r>
      <w:r w:rsidR="005C335B">
        <w:t>. 7</w:t>
      </w:r>
      <w:r>
        <w:t>), whereas indoor wet bulb globe temperature (WBGT</w:t>
      </w:r>
      <w:r>
        <w:rPr>
          <w:vertAlign w:val="subscript"/>
        </w:rPr>
        <w:t>in</w:t>
      </w:r>
      <w:r>
        <w:t>) combines only T</w:t>
      </w:r>
      <w:r>
        <w:rPr>
          <w:vertAlign w:val="subscript"/>
        </w:rPr>
        <w:t>w</w:t>
      </w:r>
      <w:r>
        <w:t xml:space="preserve"> and T</w:t>
      </w:r>
      <w:r>
        <w:rPr>
          <w:vertAlign w:val="subscript"/>
        </w:rPr>
        <w:t>g</w:t>
      </w:r>
      <w:r>
        <w:t xml:space="preserve"> (eq</w:t>
      </w:r>
      <w:r w:rsidR="005C335B">
        <w:t>.</w:t>
      </w:r>
      <w:r>
        <w:t xml:space="preserve"> </w:t>
      </w:r>
      <w:r w:rsidR="005C335B">
        <w:t>8</w:t>
      </w:r>
      <w:r>
        <w:t>).</w:t>
      </w:r>
      <w:r w:rsidR="00B80A71">
        <w:rPr>
          <w:vertAlign w:val="superscript"/>
        </w:rPr>
        <w:t>1</w:t>
      </w:r>
      <w:r w:rsidR="005F6CED">
        <w:rPr>
          <w:vertAlign w:val="superscript"/>
        </w:rPr>
        <w:t>4</w:t>
      </w:r>
      <w:r>
        <w:t xml:space="preserve"> Both require in-situ field instruments to correctly measure, though several methods exist to approximate WBGT</w:t>
      </w:r>
      <w:r>
        <w:rPr>
          <w:vertAlign w:val="subscript"/>
        </w:rPr>
        <w:t>out</w:t>
      </w:r>
      <w:r>
        <w:t xml:space="preserve"> from meteorological data.</w:t>
      </w:r>
      <w:r w:rsidR="00B80A71">
        <w:rPr>
          <w:vertAlign w:val="superscript"/>
        </w:rPr>
        <w:t>1</w:t>
      </w:r>
      <w:r w:rsidR="005F6CED">
        <w:rPr>
          <w:vertAlign w:val="superscript"/>
        </w:rPr>
        <w:t>7</w:t>
      </w:r>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2C1B0491" w14:textId="77777777" w:rsidR="00B80A71" w:rsidRDefault="00000000" w:rsidP="008972F4">
      <w:pPr>
        <w:jc w:val="both"/>
      </w:pPr>
      <w:r>
        <w:t xml:space="preserve">We recognize that </w:t>
      </w:r>
      <w:r w:rsidR="00CB4EB2">
        <w:t xml:space="preserve">the </w:t>
      </w:r>
      <w:r>
        <w:t>WBGT</w:t>
      </w:r>
      <w:r>
        <w:rPr>
          <w:vertAlign w:val="subscript"/>
        </w:rPr>
        <w:t xml:space="preserve">max </w:t>
      </w:r>
      <w:r>
        <w:t xml:space="preserve">approximation </w:t>
      </w:r>
      <w:r w:rsidR="00CB4EB2">
        <w:t xml:space="preserve">used in this analysis </w:t>
      </w:r>
      <w:r>
        <w:t>assumes fixed wind speeds (0.5 m s</w:t>
      </w:r>
      <w:r>
        <w:rPr>
          <w:vertAlign w:val="superscript"/>
        </w:rPr>
        <w:t>-1</w:t>
      </w:r>
      <w:r>
        <w:t>) and neglects radiated heat of WBGT</w:t>
      </w:r>
      <w:r>
        <w:rPr>
          <w:vertAlign w:val="subscript"/>
        </w:rPr>
        <w:t>out</w:t>
      </w:r>
      <w:r>
        <w:t>. But given that incarcerated Americans spend the preponderance of their time indoors and that most carceral facilities lack AC, WBGT</w:t>
      </w:r>
      <w:r>
        <w:rPr>
          <w:vertAlign w:val="subscript"/>
        </w:rPr>
        <w:t>in</w:t>
      </w:r>
      <w:r>
        <w:t xml:space="preserve"> is appropriate to measure how humid heat exposure and changed across carceral facilities in the continental United States. </w:t>
      </w:r>
    </w:p>
    <w:p w14:paraId="291A1980" w14:textId="77777777" w:rsidR="00B80A71" w:rsidRDefault="00B80A71" w:rsidP="008972F4">
      <w:pPr>
        <w:jc w:val="both"/>
      </w:pPr>
    </w:p>
    <w:p w14:paraId="54A56A67" w14:textId="6E45B7F0" w:rsidR="008972F4" w:rsidRDefault="00000000" w:rsidP="008972F4">
      <w:pPr>
        <w:jc w:val="both"/>
        <w:rPr>
          <w:ins w:id="126" w:author="Parks, Robbie M" w:date="2024-01-21T15:54:00Z"/>
        </w:rPr>
      </w:pPr>
      <w:r>
        <w:t xml:space="preserve">Further, WBGT thresholds are used by multiple organizations, including </w:t>
      </w:r>
      <w:r w:rsidR="005F6CED">
        <w:t xml:space="preserve">the International Standards Organization (ISO) </w:t>
      </w:r>
      <w:r>
        <w:t>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WBGT</w:t>
      </w:r>
      <w:r w:rsidR="008972F4" w:rsidRPr="006F2819">
        <w:rPr>
          <w:color w:val="000000"/>
          <w:vertAlign w:val="subscript"/>
        </w:rPr>
        <w:t>max</w:t>
      </w:r>
      <w:r w:rsidR="006760B5">
        <w:rPr>
          <w:color w:val="000000"/>
          <w:vertAlign w:val="superscript"/>
        </w:rPr>
        <w:t>1</w:t>
      </w:r>
      <w:r w:rsidR="005F6CED">
        <w:rPr>
          <w:color w:val="000000"/>
          <w:vertAlign w:val="superscript"/>
        </w:rPr>
        <w:t>2</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w:t>
      </w:r>
      <w:r w:rsidR="005F6CED">
        <w:rPr>
          <w:vertAlign w:val="superscript"/>
        </w:rPr>
        <w:t>3</w:t>
      </w:r>
      <w:r w:rsidR="008972F4">
        <w:t xml:space="preserve"> </w:t>
      </w:r>
    </w:p>
    <w:p w14:paraId="1FE8EBD6" w14:textId="77777777" w:rsidR="005D67F7" w:rsidRDefault="005D67F7" w:rsidP="008972F4">
      <w:pPr>
        <w:jc w:val="both"/>
        <w:rPr>
          <w:ins w:id="127" w:author="Parks, Robbie M" w:date="2024-01-21T15:54:00Z"/>
        </w:rPr>
      </w:pPr>
    </w:p>
    <w:p w14:paraId="006B0A4E" w14:textId="0E99D3A4" w:rsidR="005D67F7" w:rsidRDefault="005D67F7" w:rsidP="005D67F7">
      <w:pPr>
        <w:widowControl w:val="0"/>
        <w:rPr>
          <w:moveTo w:id="128" w:author="Parks, Robbie M" w:date="2024-01-21T15:54:00Z"/>
          <w:b/>
          <w:bCs/>
        </w:rPr>
      </w:pPr>
      <w:moveToRangeStart w:id="129" w:author="Parks, Robbie M" w:date="2024-01-21T15:54:00Z" w:name="move156744915"/>
      <w:moveTo w:id="130" w:author="Parks, Robbie M" w:date="2024-01-21T15:54:00Z">
        <w:del w:id="131" w:author="Parks, Robbie M" w:date="2024-01-21T16:06:00Z">
          <w:r w:rsidRPr="005A2D82" w:rsidDel="00C8022D">
            <w:rPr>
              <w:b/>
              <w:bCs/>
            </w:rPr>
            <w:delText>Sensitivity</w:delText>
          </w:r>
        </w:del>
      </w:moveTo>
      <w:ins w:id="132" w:author="Parks, Robbie M" w:date="2024-01-21T16:06:00Z">
        <w:r w:rsidR="00C8022D">
          <w:rPr>
            <w:b/>
            <w:bCs/>
          </w:rPr>
          <w:t>Secondary</w:t>
        </w:r>
      </w:ins>
      <w:moveTo w:id="133" w:author="Parks, Robbie M" w:date="2024-01-21T15:54:00Z">
        <w:r w:rsidRPr="005A2D82">
          <w:rPr>
            <w:b/>
            <w:bCs/>
          </w:rPr>
          <w:t xml:space="preserve"> analyses</w:t>
        </w:r>
      </w:moveTo>
    </w:p>
    <w:p w14:paraId="25770763" w14:textId="32DCFBD1" w:rsidR="005D67F7" w:rsidDel="005D67F7" w:rsidRDefault="005D67F7" w:rsidP="005D67F7">
      <w:pPr>
        <w:widowControl w:val="0"/>
        <w:jc w:val="both"/>
        <w:rPr>
          <w:del w:id="134" w:author="Parks, Robbie M" w:date="2024-01-21T15:55:00Z"/>
          <w:moveTo w:id="135" w:author="Parks, Robbie M" w:date="2024-01-21T15:54:00Z"/>
        </w:rPr>
      </w:pPr>
      <w:moveTo w:id="136" w:author="Parks, Robbie M" w:date="2024-01-21T15:54:00Z">
        <w:r w:rsidRPr="005A2D82">
          <w:t xml:space="preserve">We include additional analyses by further carceral facility types in the Supplementary Information (Supplementary Figures </w:t>
        </w:r>
      </w:moveTo>
      <w:ins w:id="137" w:author="Parks, Robbie M" w:date="2024-01-21T15:55:00Z">
        <w:r w:rsidR="00F5646E">
          <w:t>1</w:t>
        </w:r>
      </w:ins>
      <w:moveTo w:id="138" w:author="Parks, Robbie M" w:date="2024-01-21T15:54:00Z">
        <w:del w:id="139" w:author="Parks, Robbie M" w:date="2024-01-21T15:55:00Z">
          <w:r w:rsidDel="00F5646E">
            <w:delText>3</w:delText>
          </w:r>
        </w:del>
        <w:r w:rsidRPr="005A2D82">
          <w:t xml:space="preserve"> – </w:t>
        </w:r>
      </w:moveTo>
      <w:ins w:id="140" w:author="Parks, Robbie M" w:date="2024-01-21T15:55:00Z">
        <w:r w:rsidR="00F5646E">
          <w:t>2</w:t>
        </w:r>
      </w:ins>
      <w:moveTo w:id="141" w:author="Parks, Robbie M" w:date="2024-01-21T15:54:00Z">
        <w:del w:id="142" w:author="Parks, Robbie M" w:date="2024-01-21T15:55:00Z">
          <w:r w:rsidDel="00F5646E">
            <w:delText>4</w:delText>
          </w:r>
        </w:del>
        <w:r w:rsidRPr="005A2D82">
          <w:t>).</w:t>
        </w:r>
        <w:r>
          <w:t xml:space="preserve"> </w:t>
        </w:r>
        <w:r w:rsidRPr="005A42BE">
          <w:t xml:space="preserve">We also present results from Figures 1 and 2 with alternative thresholds of 26°C and 30°C (Supplementary Figures </w:t>
        </w:r>
      </w:moveTo>
      <w:ins w:id="143" w:author="Parks, Robbie M" w:date="2024-01-21T15:55:00Z">
        <w:r w:rsidR="002402B8">
          <w:t>3</w:t>
        </w:r>
      </w:ins>
      <w:moveTo w:id="144" w:author="Parks, Robbie M" w:date="2024-01-21T15:54:00Z">
        <w:del w:id="145" w:author="Parks, Robbie M" w:date="2024-01-21T15:55:00Z">
          <w:r w:rsidDel="002402B8">
            <w:delText>5</w:delText>
          </w:r>
        </w:del>
        <w:r w:rsidRPr="005A42BE">
          <w:t xml:space="preserve"> - </w:t>
        </w:r>
      </w:moveTo>
      <w:ins w:id="146" w:author="Parks, Robbie M" w:date="2024-01-21T15:55:00Z">
        <w:r w:rsidR="002402B8">
          <w:t>6</w:t>
        </w:r>
      </w:ins>
      <w:moveTo w:id="147" w:author="Parks, Robbie M" w:date="2024-01-21T15:54:00Z">
        <w:del w:id="148" w:author="Parks, Robbie M" w:date="2024-01-21T15:55:00Z">
          <w:r w:rsidDel="002402B8">
            <w:delText>8</w:delText>
          </w:r>
        </w:del>
        <w:r w:rsidRPr="005A42BE">
          <w:t xml:space="preserve">). </w:t>
        </w:r>
      </w:moveTo>
    </w:p>
    <w:moveToRangeEnd w:id="129"/>
    <w:p w14:paraId="07FC984A" w14:textId="77777777" w:rsidR="005D67F7" w:rsidRDefault="005D67F7" w:rsidP="005D67F7">
      <w:pPr>
        <w:widowControl w:val="0"/>
        <w:jc w:val="both"/>
        <w:pPrChange w:id="149" w:author="Parks, Robbie M" w:date="2024-01-21T15:55:00Z">
          <w:pPr>
            <w:jc w:val="both"/>
          </w:pPr>
        </w:pPrChange>
      </w:pP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Validation of WBGT</w:t>
      </w:r>
      <w:r>
        <w:rPr>
          <w:b/>
          <w:bCs/>
          <w:vertAlign w:val="subscript"/>
        </w:rPr>
        <w:t>max</w:t>
      </w:r>
    </w:p>
    <w:p w14:paraId="2DE7A9F7" w14:textId="45B3F317" w:rsidR="003333C2" w:rsidRDefault="008972F4">
      <w:pPr>
        <w:widowControl w:val="0"/>
        <w:jc w:val="both"/>
      </w:pPr>
      <w:r>
        <w:t>The PRISM dataset is extensively validated and</w:t>
      </w:r>
      <w:r w:rsidR="003333C2">
        <w:t xml:space="preserve"> deriving HI</w:t>
      </w:r>
      <w:r w:rsidR="003333C2" w:rsidRPr="000D1F08">
        <w:rPr>
          <w:vertAlign w:val="subscript"/>
        </w:rPr>
        <w:t>max</w:t>
      </w:r>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r w:rsidR="005F6CED">
        <w:rPr>
          <w:vertAlign w:val="superscript"/>
        </w:rPr>
        <w:t>20</w:t>
      </w:r>
      <w:r w:rsidR="00B80A71">
        <w:t xml:space="preserve"> </w:t>
      </w:r>
      <w:r w:rsidR="003333C2">
        <w:t>Recent findings suggests that, when correlated against station observations, the accuracy of both PRISM and ERA5 derived WBGT may vary by climate zone in the United States.</w:t>
      </w:r>
      <w:r w:rsidR="005F6CED">
        <w:rPr>
          <w:vertAlign w:val="superscript"/>
        </w:rPr>
        <w:t>21</w:t>
      </w:r>
      <w:r w:rsidR="005F6CED">
        <w:t xml:space="preserve">  </w:t>
      </w:r>
    </w:p>
    <w:p w14:paraId="0A01EBE2" w14:textId="77777777" w:rsidR="003333C2" w:rsidRDefault="003333C2">
      <w:pPr>
        <w:widowControl w:val="0"/>
        <w:jc w:val="both"/>
      </w:pPr>
    </w:p>
    <w:p w14:paraId="591AC552" w14:textId="6AB8F231"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r w:rsidR="005F72BC">
        <w:t>T</w:t>
      </w:r>
      <w:r w:rsidR="005F72BC" w:rsidRPr="00342974">
        <w:rPr>
          <w:vertAlign w:val="subscript"/>
        </w:rPr>
        <w:t>max</w:t>
      </w:r>
      <w:r w:rsidR="005F72BC">
        <w:t>, RH</w:t>
      </w:r>
      <w:r w:rsidR="005F72BC" w:rsidRPr="00342974">
        <w:rPr>
          <w:vertAlign w:val="subscript"/>
        </w:rPr>
        <w:t>min</w:t>
      </w:r>
      <w:r w:rsidR="005F72BC">
        <w:t>, and WBGT</w:t>
      </w:r>
      <w:r w:rsidR="005F72BC" w:rsidRPr="00342974">
        <w:rPr>
          <w:vertAlign w:val="subscript"/>
        </w:rPr>
        <w:t>max</w:t>
      </w:r>
      <w:r w:rsidR="005F72BC">
        <w:t xml:space="preserve"> </w:t>
      </w:r>
      <w:r>
        <w:t xml:space="preserve">for PRISM, ERA5, and </w:t>
      </w:r>
      <w:r w:rsidRPr="003333C2">
        <w:t>HadISD (a quality-controlled subset of ISD)</w:t>
      </w:r>
      <w:r w:rsidR="005F72BC">
        <w:t xml:space="preserve">, available from the </w:t>
      </w:r>
      <w:r w:rsidR="005F72BC" w:rsidRPr="005F72BC">
        <w:t>Met Office Hadley Centre for Climate Science and Services</w:t>
      </w:r>
      <w:r w:rsidRPr="003333C2">
        <w:t>.</w:t>
      </w:r>
      <w:r w:rsidR="005F6CED">
        <w:rPr>
          <w:vertAlign w:val="superscript"/>
        </w:rPr>
        <w:t>22</w:t>
      </w:r>
      <w:r w:rsidR="006760B5">
        <w:rPr>
          <w:vertAlign w:val="superscript"/>
        </w:rPr>
        <w:t>,</w:t>
      </w:r>
      <w:r w:rsidR="00B80A71">
        <w:rPr>
          <w:vertAlign w:val="superscript"/>
        </w:rPr>
        <w:t>2</w:t>
      </w:r>
      <w:r w:rsidR="005F6CED">
        <w:rPr>
          <w:vertAlign w:val="superscript"/>
        </w:rPr>
        <w:t>3</w:t>
      </w:r>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B80A71">
        <w:rPr>
          <w:vertAlign w:val="superscript"/>
        </w:rPr>
        <w:t>2</w:t>
      </w:r>
      <w:r w:rsidR="005F6CED">
        <w:rPr>
          <w:vertAlign w:val="superscript"/>
        </w:rPr>
        <w:t>4</w:t>
      </w:r>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59EEDBB4" w:rsidR="005F72BC" w:rsidRDefault="005166FA">
      <w:pPr>
        <w:widowControl w:val="0"/>
        <w:jc w:val="both"/>
      </w:pPr>
      <w:r>
        <w:t xml:space="preserve">Supplementary Figure </w:t>
      </w:r>
      <w:ins w:id="150" w:author="Parks, Robbie M" w:date="2024-01-21T15:55:00Z">
        <w:r w:rsidR="00363FF1">
          <w:t>7</w:t>
        </w:r>
      </w:ins>
      <w:del w:id="151" w:author="Parks, Robbie M" w:date="2024-01-21T15:55:00Z">
        <w:r w:rsidDel="00363FF1">
          <w:delText>1</w:delText>
        </w:r>
      </w:del>
      <w:r>
        <w:t xml:space="preserve"> </w:t>
      </w:r>
      <w:r w:rsidR="005F72BC">
        <w:t>shows the month Person’s R</w:t>
      </w:r>
      <w:r w:rsidR="005F72BC">
        <w:rPr>
          <w:vertAlign w:val="superscript"/>
        </w:rPr>
        <w:t>2</w:t>
      </w:r>
      <w:r w:rsidR="005F72BC">
        <w:t xml:space="preserve"> correlation for T</w:t>
      </w:r>
      <w:r w:rsidR="005F72BC" w:rsidRPr="000D1F08">
        <w:rPr>
          <w:vertAlign w:val="subscript"/>
        </w:rPr>
        <w:t>max</w:t>
      </w:r>
      <w:r w:rsidR="005F72BC">
        <w:t>, RH</w:t>
      </w:r>
      <w:r w:rsidR="005F72BC" w:rsidRPr="000D1F08">
        <w:rPr>
          <w:vertAlign w:val="subscript"/>
        </w:rPr>
        <w:t>min</w:t>
      </w:r>
      <w:r w:rsidR="005F72BC">
        <w:t xml:space="preserve">, and </w:t>
      </w:r>
      <w:r w:rsidR="005F72BC">
        <w:lastRenderedPageBreak/>
        <w:t>WBGT</w:t>
      </w:r>
      <w:r w:rsidR="005F72BC" w:rsidRPr="000D1F08">
        <w:rPr>
          <w:vertAlign w:val="subscript"/>
        </w:rPr>
        <w:t>max</w:t>
      </w:r>
      <w:r w:rsidR="005F72BC">
        <w:t xml:space="preserve"> and suggests that ERA5 and PRISM are well-correlated at the national level for all three metrics. ERA5 tends to be better correlated with ISD observations of WBGT</w:t>
      </w:r>
      <w:r w:rsidR="005F72BC" w:rsidRPr="00342974">
        <w:rPr>
          <w:vertAlign w:val="subscript"/>
        </w:rPr>
        <w:t>max</w:t>
      </w:r>
      <w:r w:rsidR="005F72BC">
        <w:t xml:space="preserve"> most months, but PRISM performs better in 2016 and 2020. </w:t>
      </w:r>
    </w:p>
    <w:p w14:paraId="234703D7" w14:textId="77777777" w:rsidR="00661E87" w:rsidRDefault="00661E87">
      <w:pPr>
        <w:widowControl w:val="0"/>
        <w:jc w:val="both"/>
      </w:pPr>
    </w:p>
    <w:p w14:paraId="1C5C7B44" w14:textId="17CA2758" w:rsidR="005F72BC" w:rsidRPr="005F72BC" w:rsidRDefault="005F72BC">
      <w:pPr>
        <w:widowControl w:val="0"/>
        <w:jc w:val="both"/>
      </w:pPr>
      <w:r>
        <w:t>Because we are concerned with hot days, we reperform the analysis of Figure 1, but for only to include days ISD stations measured T</w:t>
      </w:r>
      <w:r w:rsidRPr="00342974">
        <w:rPr>
          <w:vertAlign w:val="subscript"/>
        </w:rPr>
        <w:t>max</w:t>
      </w:r>
      <w:r>
        <w:t xml:space="preserve"> greater than 26°C (</w:t>
      </w:r>
      <w:r w:rsidR="005C65C8">
        <w:t xml:space="preserve">Supplementary </w:t>
      </w:r>
      <w:r>
        <w:t xml:space="preserve">Figure </w:t>
      </w:r>
      <w:ins w:id="152" w:author="Parks, Robbie M" w:date="2024-01-21T15:55:00Z">
        <w:r w:rsidR="003B0DA5">
          <w:t>8</w:t>
        </w:r>
      </w:ins>
      <w:del w:id="153" w:author="Parks, Robbie M" w:date="2024-01-21T15:55:00Z">
        <w:r w:rsidDel="003B0DA5">
          <w:delText>2</w:delText>
        </w:r>
      </w:del>
      <w:r>
        <w:t>).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5F6CED">
        <w:rPr>
          <w:vertAlign w:val="superscript"/>
        </w:rPr>
        <w:t>21</w:t>
      </w:r>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For each carceral facility, we calculated the number of days in each year during 1982-2020 that were greater than 28°C WBGT</w:t>
      </w:r>
      <w:r>
        <w:rPr>
          <w:vertAlign w:val="subscript"/>
        </w:rPr>
        <w:t>max</w:t>
      </w:r>
      <w:r>
        <w:t xml:space="preserve"> (n_days</w:t>
      </w:r>
      <w:r>
        <w:rPr>
          <w:vertAlign w:val="subscript"/>
        </w:rPr>
        <w:t>year</w:t>
      </w:r>
      <w:r>
        <w:t>). We first assigned the average number of days per year WBGT</w:t>
      </w:r>
      <w:r>
        <w:rPr>
          <w:vertAlign w:val="subscript"/>
        </w:rPr>
        <w:t>max</w:t>
      </w:r>
      <w:r>
        <w:t xml:space="preserve"> exceeded 28°C </w:t>
      </w:r>
      <w:r w:rsidR="002039BB">
        <w:t>during</w:t>
      </w:r>
      <w:r>
        <w:t xml:space="preserve"> 2016 - 2020. Then, we measured exposure during 2016 - 2020 by multiplying the number of incarcerated people housed at each carceral facility in 2018 by the average number of days WBGT</w:t>
      </w:r>
      <w:r>
        <w:rPr>
          <w:vertAlign w:val="subscript"/>
        </w:rPr>
        <w:t>max</w:t>
      </w:r>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5A8A4A4D"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sidR="00A71BA2">
        <w:rPr>
          <w:vertAlign w:val="superscript"/>
        </w:rPr>
        <w:t>2</w:t>
      </w:r>
      <w:r w:rsidR="005F6CED">
        <w:rPr>
          <w:vertAlign w:val="superscript"/>
        </w:rPr>
        <w:t>5</w:t>
      </w:r>
      <w:r>
        <w:t xml:space="preserve"> and from the US Census Bureau prior to 1990</w:t>
      </w:r>
      <w:r w:rsidR="00397AC7">
        <w:t>:</w:t>
      </w:r>
      <w:r w:rsidR="00A71BA2">
        <w:rPr>
          <w:vertAlign w:val="superscript"/>
        </w:rPr>
        <w:t>2</w:t>
      </w:r>
      <w:r w:rsidR="005F6CED">
        <w:rPr>
          <w:vertAlign w:val="superscript"/>
        </w:rPr>
        <w:t>6</w:t>
      </w:r>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1A9C086D" w14:textId="77777777" w:rsidR="00A71BA2" w:rsidRDefault="00A71BA2" w:rsidP="00AF6F58">
      <w:pPr>
        <w:widowControl w:val="0"/>
        <w:jc w:val="center"/>
      </w:pP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Del="005D67F7" w:rsidRDefault="00A075B1" w:rsidP="0082027E">
      <w:pPr>
        <w:widowControl w:val="0"/>
        <w:rPr>
          <w:del w:id="154" w:author="Parks, Robbie M" w:date="2024-01-21T15:54:00Z"/>
          <w:b/>
          <w:bCs/>
        </w:rPr>
      </w:pPr>
    </w:p>
    <w:p w14:paraId="25627F80" w14:textId="6FC000EA" w:rsidR="005A2D82" w:rsidDel="005D67F7" w:rsidRDefault="0082027E" w:rsidP="0082027E">
      <w:pPr>
        <w:widowControl w:val="0"/>
        <w:rPr>
          <w:moveFrom w:id="155" w:author="Parks, Robbie M" w:date="2024-01-21T15:54:00Z"/>
          <w:b/>
          <w:bCs/>
        </w:rPr>
      </w:pPr>
      <w:moveFromRangeStart w:id="156" w:author="Parks, Robbie M" w:date="2024-01-21T15:54:00Z" w:name="move156744915"/>
      <w:moveFrom w:id="157" w:author="Parks, Robbie M" w:date="2024-01-21T15:54:00Z">
        <w:r w:rsidRPr="005A2D82" w:rsidDel="005D67F7">
          <w:rPr>
            <w:b/>
            <w:bCs/>
          </w:rPr>
          <w:t>Sensitivity analyses</w:t>
        </w:r>
      </w:moveFrom>
    </w:p>
    <w:p w14:paraId="2CD46827" w14:textId="0C0AF77F" w:rsidR="00706877" w:rsidDel="005D67F7" w:rsidRDefault="005A2D82" w:rsidP="005A42BE">
      <w:pPr>
        <w:widowControl w:val="0"/>
        <w:jc w:val="both"/>
        <w:rPr>
          <w:moveFrom w:id="158" w:author="Parks, Robbie M" w:date="2024-01-21T15:54:00Z"/>
        </w:rPr>
      </w:pPr>
      <w:moveFrom w:id="159" w:author="Parks, Robbie M" w:date="2024-01-21T15:54:00Z">
        <w:r w:rsidRPr="005A2D82" w:rsidDel="005D67F7">
          <w:t xml:space="preserve">We include additional analyses by further carceral facility types in the Supplementary Information (Supplementary Figures </w:t>
        </w:r>
        <w:r w:rsidR="00E65734" w:rsidDel="005D67F7">
          <w:t>3</w:t>
        </w:r>
        <w:r w:rsidRPr="005A2D82" w:rsidDel="005D67F7">
          <w:t xml:space="preserve"> – </w:t>
        </w:r>
        <w:r w:rsidR="00E65734" w:rsidDel="005D67F7">
          <w:t>4</w:t>
        </w:r>
        <w:r w:rsidRPr="005A2D82" w:rsidDel="005D67F7">
          <w:t>).</w:t>
        </w:r>
        <w:r w:rsidR="005A42BE" w:rsidDel="005D67F7">
          <w:t xml:space="preserve"> </w:t>
        </w:r>
        <w:r w:rsidR="005A42BE" w:rsidRPr="005A42BE" w:rsidDel="005D67F7">
          <w:t xml:space="preserve">We also present results from Figures 1 and 2 with alternative thresholds of 26°C and 30°C (Supplementary Figures </w:t>
        </w:r>
        <w:r w:rsidR="00F20F6B" w:rsidDel="005D67F7">
          <w:t>5</w:t>
        </w:r>
        <w:r w:rsidR="005A42BE" w:rsidRPr="005A42BE" w:rsidDel="005D67F7">
          <w:t xml:space="preserve"> - </w:t>
        </w:r>
        <w:r w:rsidR="00F20F6B" w:rsidDel="005D67F7">
          <w:t>8</w:t>
        </w:r>
        <w:r w:rsidR="005A42BE" w:rsidRPr="005A42BE" w:rsidDel="005D67F7">
          <w:t xml:space="preserve">). </w:t>
        </w:r>
      </w:moveFrom>
    </w:p>
    <w:moveFromRangeEnd w:id="156"/>
    <w:p w14:paraId="4F285A8F" w14:textId="77777777" w:rsidR="00706877" w:rsidRDefault="00706877" w:rsidP="005A42BE">
      <w:pPr>
        <w:widowControl w:val="0"/>
        <w:jc w:val="both"/>
      </w:pPr>
    </w:p>
    <w:p w14:paraId="113A4848" w14:textId="718C70B0" w:rsidR="00706877" w:rsidRDefault="00706877" w:rsidP="005A42BE">
      <w:pPr>
        <w:widowControl w:val="0"/>
        <w:jc w:val="both"/>
        <w:rPr>
          <w:b/>
          <w:bCs/>
        </w:rPr>
      </w:pPr>
      <w:r>
        <w:rPr>
          <w:b/>
          <w:bCs/>
        </w:rPr>
        <w:t>Incarcerated vs. non-incarcerated statistics</w:t>
      </w:r>
    </w:p>
    <w:p w14:paraId="2919CDDD" w14:textId="6153333C" w:rsidR="00706877" w:rsidRDefault="00706877" w:rsidP="00BB0B6D">
      <w:pPr>
        <w:spacing w:line="276" w:lineRule="auto"/>
        <w:jc w:val="both"/>
        <w:rPr>
          <w:szCs w:val="24"/>
        </w:rPr>
      </w:pPr>
      <w:r>
        <w:rPr>
          <w:szCs w:val="24"/>
        </w:rPr>
        <w:t>Black and Hispanic people are disproportionately represented within state prisons and local jails relative to the general U.S. population and to the state populations in California, Arizona, and Texas</w:t>
      </w:r>
      <w:r w:rsidR="00B0684C">
        <w:rPr>
          <w:szCs w:val="24"/>
        </w:rPr>
        <w:t xml:space="preserve"> (</w:t>
      </w:r>
      <w:r w:rsidR="009B658D">
        <w:rPr>
          <w:szCs w:val="24"/>
        </w:rPr>
        <w:t xml:space="preserve">Supplementary </w:t>
      </w:r>
      <w:r w:rsidR="00B0684C">
        <w:rPr>
          <w:szCs w:val="24"/>
        </w:rPr>
        <w:t>Table</w:t>
      </w:r>
      <w:r w:rsidR="009B658D">
        <w:rPr>
          <w:szCs w:val="24"/>
        </w:rPr>
        <w:t>s</w:t>
      </w:r>
      <w:r w:rsidR="00B0684C">
        <w:rPr>
          <w:szCs w:val="24"/>
        </w:rPr>
        <w:t xml:space="preserve"> 1</w:t>
      </w:r>
      <w:r w:rsidR="00CE2D8C">
        <w:rPr>
          <w:szCs w:val="24"/>
        </w:rPr>
        <w:t xml:space="preserve"> and 2</w:t>
      </w:r>
      <w:r w:rsidR="00B0684C">
        <w:rPr>
          <w:szCs w:val="24"/>
        </w:rPr>
        <w:t>)</w:t>
      </w:r>
      <w:r>
        <w:rPr>
          <w:szCs w:val="24"/>
        </w:rPr>
        <w:t xml:space="preserve">. Compared to the general U.S. population, incarcerated people have higher rates of unemployment and homelessness (pre-incarceration), are less likely to have at least a high school </w:t>
      </w:r>
      <w:r w:rsidR="00F1771E">
        <w:rPr>
          <w:szCs w:val="24"/>
        </w:rPr>
        <w:t>education and</w:t>
      </w:r>
      <w:r>
        <w:rPr>
          <w:szCs w:val="24"/>
        </w:rPr>
        <w:t xml:space="preserve"> are more likely to have an income of &lt; $22,500 (pre-incarceration). </w:t>
      </w:r>
    </w:p>
    <w:p w14:paraId="62A72BC6" w14:textId="419A8E55" w:rsidR="00706877" w:rsidRDefault="00706877" w:rsidP="00706877">
      <w:pPr>
        <w:rPr>
          <w:szCs w:val="24"/>
        </w:rPr>
      </w:pPr>
    </w:p>
    <w:p w14:paraId="49B689CE" w14:textId="77777777" w:rsidR="00175A6D" w:rsidRDefault="00175A6D">
      <w:pPr>
        <w:rPr>
          <w:szCs w:val="24"/>
        </w:rPr>
      </w:pPr>
      <w:r>
        <w:rPr>
          <w:szCs w:val="24"/>
        </w:rPr>
        <w:br w:type="page"/>
      </w:r>
    </w:p>
    <w:p w14:paraId="00000027" w14:textId="624D4756"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4ED8B1C2" w14:textId="0989A79C" w:rsidR="00777268" w:rsidRDefault="00777268" w:rsidP="00777268">
      <w:pPr>
        <w:pStyle w:val="ListBullet"/>
      </w:pPr>
      <w:r>
        <w:t xml:space="preserve">J. Skarha, </w:t>
      </w:r>
      <w:r>
        <w:rPr>
          <w:i/>
        </w:rPr>
        <w:t>et al.</w:t>
      </w:r>
      <w:r>
        <w:t xml:space="preserve">, Heat-related mortality in U.S. state and private prisons: A case-crossover analysis. </w:t>
      </w:r>
      <w:r>
        <w:rPr>
          <w:i/>
        </w:rPr>
        <w:t xml:space="preserve">PLOS ONE </w:t>
      </w:r>
      <w:r>
        <w:t>18, e0281389 (2023).</w:t>
      </w:r>
    </w:p>
    <w:p w14:paraId="415985AF" w14:textId="77777777" w:rsidR="00777268" w:rsidRDefault="00777268" w:rsidP="00777268">
      <w:pPr>
        <w:pStyle w:val="ListBullet"/>
        <w:numPr>
          <w:ilvl w:val="0"/>
          <w:numId w:val="0"/>
        </w:numPr>
        <w:ind w:left="360"/>
      </w:pPr>
    </w:p>
    <w:p w14:paraId="2E65B2C3" w14:textId="77777777" w:rsidR="00777268" w:rsidRDefault="00777268" w:rsidP="00777268">
      <w:pPr>
        <w:pStyle w:val="ListBullet"/>
      </w:pPr>
      <w:r>
        <w:t xml:space="preserve">D. Holt, Heat in US Prisons and Jails: Corrections and the Challenge of Climate Change, Sabin Center for Climate Change Law (2015) https:/doi.org/10.2139/ssrn.2667260 </w:t>
      </w:r>
    </w:p>
    <w:p w14:paraId="0E87A84D" w14:textId="77777777" w:rsidR="00777268" w:rsidRDefault="00777268" w:rsidP="00777268">
      <w:pPr>
        <w:pStyle w:val="ListBullet"/>
        <w:numPr>
          <w:ilvl w:val="0"/>
          <w:numId w:val="0"/>
        </w:numPr>
        <w:ind w:left="360"/>
      </w:pPr>
    </w:p>
    <w:p w14:paraId="05505410" w14:textId="59D97540" w:rsidR="00777268" w:rsidRDefault="00777268" w:rsidP="00777268">
      <w:pPr>
        <w:pStyle w:val="ListBullet"/>
      </w:pPr>
      <w:r>
        <w:t xml:space="preserve">J. Skarha, M. Peterson, J. D. Rich, D. Dosa, An Overlooked Crisis: Extreme Temperature Exposures in Incarceration Settings. </w:t>
      </w:r>
      <w:r>
        <w:rPr>
          <w:i/>
        </w:rPr>
        <w:t xml:space="preserve">Am. J. Public Health </w:t>
      </w:r>
      <w:r>
        <w:t>110, S41–S42 (2020).</w:t>
      </w:r>
    </w:p>
    <w:p w14:paraId="595BA961" w14:textId="77777777" w:rsidR="00777268" w:rsidRDefault="00777268" w:rsidP="00777268">
      <w:pPr>
        <w:pStyle w:val="ListParagraph"/>
      </w:pPr>
    </w:p>
    <w:p w14:paraId="2C7DD232" w14:textId="5FAC409E" w:rsidR="00777268" w:rsidRDefault="00777268" w:rsidP="00777268">
      <w:pPr>
        <w:pStyle w:val="ListBullet"/>
      </w:pPr>
      <w:r>
        <w:t xml:space="preserve">A. R. Colucci, D. J. Vecellio, M. J. Allen, Thermal (In)equity and incarceration: A necessary nexus for geographers. </w:t>
      </w:r>
      <w:r>
        <w:rPr>
          <w:i/>
        </w:rPr>
        <w:t xml:space="preserve">Environ. Plan. E Nat. Space </w:t>
      </w:r>
      <w:r>
        <w:t>6, 638–657 (2023).</w:t>
      </w:r>
    </w:p>
    <w:p w14:paraId="1AF9D72E" w14:textId="77777777" w:rsidR="005F6CED" w:rsidRDefault="005F6CED" w:rsidP="00752A63">
      <w:pPr>
        <w:pStyle w:val="ListParagraph"/>
      </w:pPr>
    </w:p>
    <w:p w14:paraId="68DA54F3" w14:textId="5933CDBB" w:rsidR="005F6CED" w:rsidRDefault="005F6CED" w:rsidP="00777268">
      <w:pPr>
        <w:pStyle w:val="ListBullet"/>
      </w:pPr>
      <w:r w:rsidRPr="005F6CED">
        <w:t>Dogbeh, A., Jomaas, G., Bjarløv, S. P., &amp; Toftum, J. (2015). Field study of the indoor environment in a Danish prison. Building and Environment, 88, 20-26.</w:t>
      </w:r>
    </w:p>
    <w:p w14:paraId="39FED6E9" w14:textId="77777777" w:rsidR="005F6CED" w:rsidRDefault="005F6CED" w:rsidP="00752A63">
      <w:pPr>
        <w:pStyle w:val="ListParagraph"/>
      </w:pPr>
    </w:p>
    <w:p w14:paraId="2D373527" w14:textId="074034E7" w:rsidR="005F6CED" w:rsidRDefault="005F6CED" w:rsidP="00777268">
      <w:pPr>
        <w:pStyle w:val="ListBullet"/>
      </w:pPr>
      <w:r w:rsidRPr="005F6CED">
        <w:t>Vant-Hull, B., Ramamurthy, P., Havlik, B., Jusino, C., Corbin-Mark, C., Schuerman, M., ... &amp; Glenn, A. A. (2018). The Harlem heat project: A unique media–community collaboration to study indoor heat waves. Bulletin of the American Meteorological Society, 99(12), 2491-2506.</w:t>
      </w:r>
    </w:p>
    <w:p w14:paraId="16D0444B" w14:textId="77777777" w:rsidR="00777268" w:rsidRDefault="00777268" w:rsidP="00777268">
      <w:pPr>
        <w:pStyle w:val="ListBullet"/>
        <w:numPr>
          <w:ilvl w:val="0"/>
          <w:numId w:val="0"/>
        </w:numPr>
      </w:pPr>
    </w:p>
    <w:p w14:paraId="00000029" w14:textId="5C5A7F3E"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Climatologies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Daly, C., Halbleib, M., Smith, J. I., Gibson, W. P., Doggett, M. K., Taylor, G. H., ... &amp; Pasteris, P. P. (2008). Physiographically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Default="00000000">
      <w:pPr>
        <w:widowControl w:val="0"/>
        <w:numPr>
          <w:ilvl w:val="0"/>
          <w:numId w:val="1"/>
        </w:numPr>
        <w:jc w:val="both"/>
      </w:pPr>
      <w:r w:rsidRPr="00D60BA8">
        <w:t>Spangler, K. R., Weinberger, K. R., &amp; Wellenius, G. A. (2019). Suitability of gridded climate datasets for use in environmental epidemiology. Journal of exposure science &amp; environmental epidemiology, 29(6), 777-789.</w:t>
      </w:r>
    </w:p>
    <w:p w14:paraId="1216EF25" w14:textId="77777777" w:rsidR="00B80A71" w:rsidRDefault="00B80A71" w:rsidP="00B80A71">
      <w:pPr>
        <w:pStyle w:val="ListParagraph"/>
      </w:pPr>
    </w:p>
    <w:p w14:paraId="14E11FC8" w14:textId="77777777" w:rsidR="00B80A71" w:rsidRDefault="00B80A71" w:rsidP="00B80A71">
      <w:pPr>
        <w:pStyle w:val="ListBullet"/>
      </w:pPr>
      <w:r w:rsidRPr="009F4A86">
        <w:t>Pradhan, B., Kjellstrom, T., Atar, D., Sharma, P., Kayastha, B., Bhandari, G., &amp; Pradhan, P. K. (2019). Heat stress impacts on cardiac mortality in Nepali migrant workers in Qatar. Cardiology, 143(1-2), 37-48.</w:t>
      </w:r>
    </w:p>
    <w:p w14:paraId="1B8CFE1F" w14:textId="77777777" w:rsidR="00B80A71" w:rsidRDefault="00B80A71" w:rsidP="00B80A71">
      <w:pPr>
        <w:pStyle w:val="ListBullet"/>
        <w:numPr>
          <w:ilvl w:val="0"/>
          <w:numId w:val="0"/>
        </w:numPr>
        <w:ind w:left="360"/>
      </w:pPr>
    </w:p>
    <w:p w14:paraId="32E18E25" w14:textId="755280D6" w:rsidR="00B80A71" w:rsidRDefault="00B80A71" w:rsidP="00B80A71">
      <w:pPr>
        <w:pStyle w:val="ListBullet"/>
      </w:pPr>
      <w:r w:rsidRPr="009F4A86">
        <w:t>Chu, L., Chen, K., Crowley, S., &amp; Dubrow, R. (2023). Associations between short-term temperature exposure and kidney-related conditions in New York State: The influence of temperature metrics across four dimensions. Environment International, 173, 107783.</w:t>
      </w:r>
    </w:p>
    <w:p w14:paraId="1F3C3DA6" w14:textId="77777777" w:rsidR="00B80A71" w:rsidRDefault="00B80A71" w:rsidP="00B80A71">
      <w:pPr>
        <w:pStyle w:val="ListParagraph"/>
      </w:pPr>
    </w:p>
    <w:p w14:paraId="0B1E29F4" w14:textId="566DE4E5" w:rsidR="00B80A71" w:rsidRPr="00D60BA8" w:rsidRDefault="00B80A71" w:rsidP="00B80A71">
      <w:pPr>
        <w:widowControl w:val="0"/>
        <w:numPr>
          <w:ilvl w:val="0"/>
          <w:numId w:val="1"/>
        </w:numPr>
        <w:jc w:val="both"/>
      </w:pPr>
      <w:r w:rsidRPr="00D60BA8">
        <w:t xml:space="preserve">Bernard, T. E., &amp; Iheanacho, I. (2015). Heat index and adjusted temperature as surrogates for wet bulb globe temperature to screen for occupational heat stress. Journal of </w:t>
      </w:r>
      <w:r w:rsidRPr="00D60BA8">
        <w:lastRenderedPageBreak/>
        <w:t>Occupational and Environmental Hygiene, 12(5), 323-333.</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r w:rsidRPr="00D60BA8">
        <w:t>Tuholske, C., Caylor, K., Funk, C., Verdin, A., Sweeney, S., Grace, K., ... &amp; Evans, T. (2021). Global urban population exposure to extreme heat. Proceedings of the National Academy of Sciences, 118(41), e2024792118.</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National Weather Service, Heat Index Equation, https://www.wpc.ncep.noaa.gov/html/heatindex_equation.shtml Accesssed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With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Pradhan, B., Kjellstrom, T., Atar, D., Sharma, P., Kayastha,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r w:rsidRPr="00D60BA8">
        <w:t>Hersbach, H., Bell, B., Berrisford, P., Hirahara, S., Horányi, A., Muñoz‐Sabater, J., ... &amp; Thépaut,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r w:rsidRPr="00D60BA8">
        <w:t>Ahn, Y., Tuholske,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t>Dunn, R. J., Willett, K. M., Thorne, P. W., Woolley, E. V., Durre, I., Dai, A., ... &amp; Vose, R. S. (2012). HadISD: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Dunn, R. J., Willett, K. M., Parker, D. E., &amp; Mitchell, L. (2016). Expanding HadISD: Quality-controlled, sub-daily station data from 1931. Geoscientific Instrumentation, Methods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U.S. Census Bureau, U.S. Census Populations With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28A9D30E" w:rsidR="00E5282B" w:rsidRDefault="00E5282B">
      <w:pPr>
        <w:rPr>
          <w:b/>
        </w:rPr>
      </w:pPr>
      <w:r>
        <w:rPr>
          <w:b/>
        </w:rPr>
        <w:br w:type="page"/>
      </w:r>
    </w:p>
    <w:p w14:paraId="2BA2E04F" w14:textId="55C4B0B8" w:rsidR="00C856DA" w:rsidRDefault="00CB1678" w:rsidP="00155BEE">
      <w:pPr>
        <w:jc w:val="both"/>
        <w:rPr>
          <w:b/>
          <w:szCs w:val="24"/>
        </w:rPr>
      </w:pPr>
      <w:r>
        <w:rPr>
          <w:b/>
          <w:szCs w:val="24"/>
        </w:rPr>
        <w:lastRenderedPageBreak/>
        <w:t xml:space="preserve">Supplementary </w:t>
      </w:r>
      <w:r w:rsidR="00C856DA">
        <w:rPr>
          <w:b/>
          <w:szCs w:val="24"/>
        </w:rPr>
        <w:t xml:space="preserve">Table 1. </w:t>
      </w:r>
      <w:r w:rsidR="00C856DA" w:rsidRPr="00DE4CB4">
        <w:rPr>
          <w:bCs/>
          <w:szCs w:val="24"/>
        </w:rPr>
        <w:t>Race, sex, and some SES variables for state incarcerated populations compared to U.S. general population</w:t>
      </w:r>
      <w:r w:rsidR="00C856DA">
        <w:rPr>
          <w:bCs/>
          <w:szCs w:val="24"/>
        </w:rPr>
        <w:t>.</w:t>
      </w:r>
      <w:r w:rsidR="00C856DA">
        <w:rPr>
          <w:b/>
          <w:szCs w:val="24"/>
        </w:rPr>
        <w:t xml:space="preserve"> </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1635"/>
        <w:gridCol w:w="1995"/>
        <w:gridCol w:w="3540"/>
      </w:tblGrid>
      <w:tr w:rsidR="00C856DA" w14:paraId="46ABDE79" w14:textId="77777777" w:rsidTr="004123E0">
        <w:trPr>
          <w:trHeight w:val="1095"/>
        </w:trPr>
        <w:tc>
          <w:tcPr>
            <w:tcW w:w="21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83FC76" w14:textId="77777777" w:rsidR="00C856DA" w:rsidRDefault="00C856DA" w:rsidP="004123E0">
            <w:pPr>
              <w:jc w:val="center"/>
              <w:rPr>
                <w:b/>
              </w:rPr>
            </w:pPr>
            <w:r>
              <w:rPr>
                <w:b/>
              </w:rPr>
              <w:t>Variable</w:t>
            </w:r>
          </w:p>
        </w:tc>
        <w:tc>
          <w:tcPr>
            <w:tcW w:w="1635" w:type="dxa"/>
            <w:tcBorders>
              <w:top w:val="single" w:sz="8" w:space="0" w:color="000000"/>
              <w:bottom w:val="single" w:sz="8" w:space="0" w:color="000000"/>
              <w:right w:val="single" w:sz="8" w:space="0" w:color="000000"/>
            </w:tcBorders>
            <w:tcMar>
              <w:top w:w="0" w:type="dxa"/>
              <w:left w:w="100" w:type="dxa"/>
              <w:bottom w:w="0" w:type="dxa"/>
              <w:right w:w="100" w:type="dxa"/>
            </w:tcMar>
          </w:tcPr>
          <w:p w14:paraId="3C78F277" w14:textId="77777777" w:rsidR="00C856DA" w:rsidRDefault="00C856DA" w:rsidP="004123E0">
            <w:pPr>
              <w:jc w:val="center"/>
              <w:rPr>
                <w:b/>
              </w:rPr>
            </w:pPr>
            <w:r>
              <w:rPr>
                <w:b/>
              </w:rPr>
              <w:t>State incarcerated population</w:t>
            </w:r>
          </w:p>
        </w:tc>
        <w:tc>
          <w:tcPr>
            <w:tcW w:w="1995" w:type="dxa"/>
            <w:tcBorders>
              <w:top w:val="single" w:sz="8" w:space="0" w:color="000000"/>
              <w:bottom w:val="single" w:sz="8" w:space="0" w:color="000000"/>
              <w:right w:val="single" w:sz="8" w:space="0" w:color="000000"/>
            </w:tcBorders>
            <w:tcMar>
              <w:top w:w="0" w:type="dxa"/>
              <w:left w:w="100" w:type="dxa"/>
              <w:bottom w:w="0" w:type="dxa"/>
              <w:right w:w="100" w:type="dxa"/>
            </w:tcMar>
          </w:tcPr>
          <w:p w14:paraId="06FA9088" w14:textId="77777777" w:rsidR="00C856DA" w:rsidRDefault="00C856DA" w:rsidP="004123E0">
            <w:pPr>
              <w:jc w:val="center"/>
              <w:rPr>
                <w:b/>
              </w:rPr>
            </w:pPr>
            <w:r>
              <w:rPr>
                <w:b/>
              </w:rPr>
              <w:t>U.S. general population (18+)</w:t>
            </w:r>
          </w:p>
        </w:tc>
        <w:tc>
          <w:tcPr>
            <w:tcW w:w="3540" w:type="dxa"/>
            <w:tcBorders>
              <w:top w:val="single" w:sz="8" w:space="0" w:color="000000"/>
              <w:bottom w:val="single" w:sz="8" w:space="0" w:color="000000"/>
              <w:right w:val="single" w:sz="8" w:space="0" w:color="000000"/>
            </w:tcBorders>
            <w:tcMar>
              <w:top w:w="0" w:type="dxa"/>
              <w:left w:w="100" w:type="dxa"/>
              <w:bottom w:w="0" w:type="dxa"/>
              <w:right w:w="100" w:type="dxa"/>
            </w:tcMar>
          </w:tcPr>
          <w:p w14:paraId="558767F4" w14:textId="77777777" w:rsidR="00C856DA" w:rsidRDefault="00C856DA" w:rsidP="004123E0">
            <w:pPr>
              <w:jc w:val="center"/>
              <w:rPr>
                <w:b/>
              </w:rPr>
            </w:pPr>
            <w:r>
              <w:rPr>
                <w:b/>
              </w:rPr>
              <w:t>Source</w:t>
            </w:r>
          </w:p>
        </w:tc>
      </w:tr>
      <w:tr w:rsidR="00C856DA" w14:paraId="648A8684"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4A8291D6" w14:textId="77777777" w:rsidR="00C856DA" w:rsidRDefault="00C856DA" w:rsidP="004123E0">
            <w:r>
              <w:t>Race</w:t>
            </w:r>
          </w:p>
        </w:tc>
        <w:tc>
          <w:tcPr>
            <w:tcW w:w="1635" w:type="dxa"/>
            <w:tcBorders>
              <w:bottom w:val="single" w:sz="8" w:space="0" w:color="000000"/>
              <w:right w:val="single" w:sz="8" w:space="0" w:color="000000"/>
            </w:tcBorders>
            <w:tcMar>
              <w:top w:w="0" w:type="dxa"/>
              <w:left w:w="100" w:type="dxa"/>
              <w:bottom w:w="0" w:type="dxa"/>
              <w:right w:w="100" w:type="dxa"/>
            </w:tcMar>
          </w:tcPr>
          <w:p w14:paraId="0E219C55" w14:textId="77777777" w:rsidR="00C856DA" w:rsidRDefault="00C856DA" w:rsidP="004123E0">
            <w:r>
              <w:t xml:space="preserve"> </w:t>
            </w:r>
          </w:p>
        </w:tc>
        <w:tc>
          <w:tcPr>
            <w:tcW w:w="1995" w:type="dxa"/>
            <w:tcBorders>
              <w:bottom w:val="single" w:sz="8" w:space="0" w:color="000000"/>
              <w:right w:val="single" w:sz="8" w:space="0" w:color="000000"/>
            </w:tcBorders>
            <w:tcMar>
              <w:top w:w="0" w:type="dxa"/>
              <w:left w:w="100" w:type="dxa"/>
              <w:bottom w:w="0" w:type="dxa"/>
              <w:right w:w="100" w:type="dxa"/>
            </w:tcMar>
          </w:tcPr>
          <w:p w14:paraId="3A771756" w14:textId="77777777" w:rsidR="00C856DA" w:rsidRDefault="00C856DA" w:rsidP="004123E0">
            <w:r>
              <w:t xml:space="preserve"> </w:t>
            </w:r>
          </w:p>
        </w:tc>
        <w:tc>
          <w:tcPr>
            <w:tcW w:w="3540" w:type="dxa"/>
            <w:vMerge w:val="restart"/>
            <w:tcBorders>
              <w:bottom w:val="single" w:sz="8" w:space="0" w:color="000000"/>
              <w:right w:val="single" w:sz="8" w:space="0" w:color="000000"/>
            </w:tcBorders>
            <w:tcMar>
              <w:top w:w="0" w:type="dxa"/>
              <w:left w:w="100" w:type="dxa"/>
              <w:bottom w:w="0" w:type="dxa"/>
              <w:right w:w="100" w:type="dxa"/>
            </w:tcMar>
          </w:tcPr>
          <w:p w14:paraId="05C70966" w14:textId="77777777" w:rsidR="00C856DA" w:rsidRDefault="00C856DA" w:rsidP="004123E0">
            <w:pPr>
              <w:rPr>
                <w:color w:val="1155CC"/>
                <w:u w:val="single"/>
              </w:rPr>
            </w:pPr>
            <w:r>
              <w:t xml:space="preserve">Beyond the count: A deep dive into state prison populations from the Prison Policy Initiative, 2022. </w:t>
            </w:r>
            <w:hyperlink r:id="rId9">
              <w:r>
                <w:rPr>
                  <w:color w:val="1155CC"/>
                  <w:u w:val="single"/>
                </w:rPr>
                <w:t>https://nicic.gov/weblink/beyond-count-deep-dive-state-prison-populations-2022</w:t>
              </w:r>
            </w:hyperlink>
          </w:p>
          <w:p w14:paraId="3FC048A6" w14:textId="77777777" w:rsidR="00C856DA" w:rsidRDefault="00C856DA" w:rsidP="004123E0">
            <w:r>
              <w:t xml:space="preserve"> </w:t>
            </w:r>
          </w:p>
          <w:p w14:paraId="4EAFE3CB" w14:textId="77777777" w:rsidR="00C856DA" w:rsidRDefault="00C856DA" w:rsidP="004123E0">
            <w:r>
              <w:t>-data are from Bureau of Justice Statistics’ 2016 Survey of Prison Inmates</w:t>
            </w:r>
          </w:p>
          <w:p w14:paraId="4CC2B445" w14:textId="77777777" w:rsidR="00C856DA" w:rsidRDefault="00C856DA" w:rsidP="004123E0">
            <w:r>
              <w:t>-data are not regularly collected; most recent year available</w:t>
            </w:r>
          </w:p>
        </w:tc>
      </w:tr>
      <w:tr w:rsidR="00C856DA" w14:paraId="080018C2"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315772C9" w14:textId="77777777" w:rsidR="00C856DA" w:rsidRDefault="00C856DA" w:rsidP="004123E0">
            <w:pPr>
              <w:jc w:val="right"/>
            </w:pPr>
            <w:r>
              <w:t>White</w:t>
            </w:r>
          </w:p>
        </w:tc>
        <w:tc>
          <w:tcPr>
            <w:tcW w:w="1635" w:type="dxa"/>
            <w:tcBorders>
              <w:bottom w:val="single" w:sz="8" w:space="0" w:color="000000"/>
              <w:right w:val="single" w:sz="8" w:space="0" w:color="000000"/>
            </w:tcBorders>
            <w:tcMar>
              <w:top w:w="0" w:type="dxa"/>
              <w:left w:w="100" w:type="dxa"/>
              <w:bottom w:w="0" w:type="dxa"/>
              <w:right w:w="100" w:type="dxa"/>
            </w:tcMar>
          </w:tcPr>
          <w:p w14:paraId="02DB5407" w14:textId="77777777" w:rsidR="00C856DA" w:rsidRDefault="00C856DA" w:rsidP="004123E0">
            <w:pPr>
              <w:jc w:val="center"/>
            </w:pPr>
            <w:r>
              <w:t>32%</w:t>
            </w:r>
          </w:p>
        </w:tc>
        <w:tc>
          <w:tcPr>
            <w:tcW w:w="1995" w:type="dxa"/>
            <w:tcBorders>
              <w:bottom w:val="single" w:sz="8" w:space="0" w:color="000000"/>
              <w:right w:val="single" w:sz="8" w:space="0" w:color="000000"/>
            </w:tcBorders>
            <w:tcMar>
              <w:top w:w="0" w:type="dxa"/>
              <w:left w:w="100" w:type="dxa"/>
              <w:bottom w:w="0" w:type="dxa"/>
              <w:right w:w="100" w:type="dxa"/>
            </w:tcMar>
          </w:tcPr>
          <w:p w14:paraId="33333D34" w14:textId="77777777" w:rsidR="00C856DA" w:rsidRDefault="00C856DA" w:rsidP="004123E0">
            <w:pPr>
              <w:jc w:val="center"/>
            </w:pPr>
            <w:r>
              <w:t>62%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FBFB142" w14:textId="77777777" w:rsidR="00C856DA" w:rsidRDefault="00C856DA" w:rsidP="004123E0"/>
        </w:tc>
      </w:tr>
      <w:tr w:rsidR="00C856DA" w14:paraId="52B21117"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C26D8C" w14:textId="77777777" w:rsidR="00C856DA" w:rsidRDefault="00C856DA" w:rsidP="004123E0">
            <w:pPr>
              <w:jc w:val="right"/>
            </w:pPr>
            <w:r>
              <w:t>Black</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6BF147A2" w14:textId="77777777" w:rsidR="00C856DA" w:rsidRDefault="00C856DA" w:rsidP="004123E0">
            <w:pPr>
              <w:jc w:val="center"/>
            </w:pPr>
            <w:r>
              <w:t>34%</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255FF66" w14:textId="77777777" w:rsidR="00C856DA" w:rsidRDefault="00C856DA" w:rsidP="004123E0">
            <w:pPr>
              <w:jc w:val="center"/>
            </w:pPr>
            <w:r>
              <w:t>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33B4F5" w14:textId="77777777" w:rsidR="00C856DA" w:rsidRDefault="00C856DA" w:rsidP="004123E0"/>
        </w:tc>
      </w:tr>
      <w:tr w:rsidR="00C856DA" w14:paraId="7D55A892"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468363" w14:textId="77777777" w:rsidR="00C856DA" w:rsidRDefault="00C856DA" w:rsidP="004123E0">
            <w:pPr>
              <w:jc w:val="right"/>
            </w:pPr>
            <w:r>
              <w:t>Hispanic</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702B333F" w14:textId="77777777" w:rsidR="00C856DA" w:rsidRDefault="00C856DA" w:rsidP="004123E0">
            <w:pPr>
              <w:jc w:val="center"/>
            </w:pPr>
            <w:r>
              <w:t>21%</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459E043" w14:textId="77777777" w:rsidR="00C856DA" w:rsidRDefault="00C856DA" w:rsidP="004123E0">
            <w:pPr>
              <w:jc w:val="center"/>
            </w:pPr>
            <w:r>
              <w:t>17%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FD453A" w14:textId="77777777" w:rsidR="00C856DA" w:rsidRDefault="00C856DA" w:rsidP="004123E0"/>
        </w:tc>
      </w:tr>
      <w:tr w:rsidR="00C856DA" w14:paraId="3448E31B"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30D576" w14:textId="77777777" w:rsidR="00C856DA" w:rsidRDefault="00C856DA" w:rsidP="004123E0">
            <w:r>
              <w:t>Sex</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E79E36A" w14:textId="77777777" w:rsidR="00C856DA" w:rsidRDefault="00C856DA" w:rsidP="004123E0">
            <w:pPr>
              <w:jc w:val="center"/>
            </w:pPr>
            <w:r>
              <w:t xml:space="preserve"> </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516214A" w14:textId="77777777" w:rsidR="00C856DA" w:rsidRDefault="00C856DA" w:rsidP="004123E0">
            <w:pPr>
              <w:jc w:val="center"/>
            </w:pPr>
            <w:r>
              <w:t xml:space="preserve"> </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07EE2B" w14:textId="77777777" w:rsidR="00C856DA" w:rsidRDefault="00C856DA" w:rsidP="004123E0"/>
        </w:tc>
      </w:tr>
      <w:tr w:rsidR="00C856DA" w14:paraId="2259103E"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3D4378" w14:textId="77777777" w:rsidR="00C856DA" w:rsidRDefault="00C856DA" w:rsidP="004123E0">
            <w:pPr>
              <w:jc w:val="right"/>
            </w:pPr>
            <w:r>
              <w:t>Men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2852496F" w14:textId="77777777" w:rsidR="00C856DA" w:rsidRDefault="00C856DA" w:rsidP="004123E0">
            <w:pPr>
              <w:jc w:val="center"/>
            </w:pPr>
            <w:r>
              <w:t>93%</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7D7DDF2" w14:textId="77777777" w:rsidR="00C856DA" w:rsidRDefault="00C856DA" w:rsidP="004123E0">
            <w:pPr>
              <w:jc w:val="center"/>
            </w:pPr>
            <w:r>
              <w:t>49%</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6A76B7" w14:textId="77777777" w:rsidR="00C856DA" w:rsidRDefault="00C856DA" w:rsidP="004123E0"/>
        </w:tc>
      </w:tr>
      <w:tr w:rsidR="00C856DA" w14:paraId="573CC211"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D0D21F" w14:textId="77777777" w:rsidR="00C856DA" w:rsidRDefault="00C856DA" w:rsidP="004123E0">
            <w:pPr>
              <w:jc w:val="right"/>
            </w:pPr>
            <w:r>
              <w:t xml:space="preserve">Women </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F19C08F" w14:textId="77777777" w:rsidR="00C856DA" w:rsidRDefault="00C856DA" w:rsidP="004123E0">
            <w:pPr>
              <w:jc w:val="center"/>
            </w:pPr>
            <w:r>
              <w:t>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9FD0ADB" w14:textId="77777777" w:rsidR="00C856DA" w:rsidRDefault="00C856DA" w:rsidP="004123E0">
            <w:pPr>
              <w:jc w:val="center"/>
            </w:pPr>
            <w:r>
              <w:t>51%</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B967CC0" w14:textId="77777777" w:rsidR="00C856DA" w:rsidRDefault="00C856DA" w:rsidP="004123E0"/>
        </w:tc>
      </w:tr>
      <w:tr w:rsidR="00C856DA" w14:paraId="7A54EB4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EDEACE" w14:textId="77777777" w:rsidR="00C856DA" w:rsidRDefault="00C856DA" w:rsidP="004123E0">
            <w:r>
              <w:t xml:space="preserve">Unemployment rate </w:t>
            </w:r>
          </w:p>
          <w:p w14:paraId="5255B880"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D93F445" w14:textId="77777777" w:rsidR="00C856DA" w:rsidRDefault="00C856DA" w:rsidP="004123E0">
            <w:pPr>
              <w:jc w:val="center"/>
            </w:pPr>
            <w:r>
              <w:t>14.8%</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00ED8E0" w14:textId="77777777" w:rsidR="00C856DA" w:rsidRDefault="00C856DA" w:rsidP="004123E0">
            <w:pPr>
              <w:jc w:val="center"/>
            </w:pPr>
            <w:r>
              <w:t>4.7%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4A2F31A" w14:textId="77777777" w:rsidR="00C856DA" w:rsidRDefault="00C856DA" w:rsidP="004123E0"/>
        </w:tc>
      </w:tr>
      <w:tr w:rsidR="00C856DA" w14:paraId="0DFABDC6"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41EC0" w14:textId="77777777" w:rsidR="00C856DA" w:rsidRDefault="00C856DA" w:rsidP="004123E0">
            <w:r>
              <w:t xml:space="preserve">Percent homeless </w:t>
            </w:r>
          </w:p>
          <w:p w14:paraId="32AC788D"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D999A08" w14:textId="77777777" w:rsidR="00C856DA" w:rsidRDefault="00C856DA" w:rsidP="004123E0">
            <w:pPr>
              <w:jc w:val="center"/>
            </w:pPr>
            <w:r>
              <w:t>4.9%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8B6F275" w14:textId="77777777" w:rsidR="00C856DA" w:rsidRDefault="00C856DA" w:rsidP="004123E0">
            <w:pPr>
              <w:jc w:val="center"/>
            </w:pPr>
            <w:r>
              <w:t>0.2%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804C45" w14:textId="77777777" w:rsidR="00C856DA" w:rsidRDefault="00C856DA" w:rsidP="004123E0"/>
        </w:tc>
      </w:tr>
      <w:tr w:rsidR="00C856DA" w14:paraId="466021F8"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74F0C13" w14:textId="77777777" w:rsidR="00C856DA" w:rsidRDefault="00C856DA" w:rsidP="004123E0">
            <w:r>
              <w:t>Percent with less than high school education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E8F291D" w14:textId="77777777" w:rsidR="00C856DA" w:rsidRDefault="00C856DA" w:rsidP="004123E0">
            <w:pPr>
              <w:jc w:val="center"/>
            </w:pPr>
            <w:r>
              <w:t>White: 52%</w:t>
            </w:r>
          </w:p>
          <w:p w14:paraId="3529332C" w14:textId="77777777" w:rsidR="00C856DA" w:rsidRDefault="00C856DA" w:rsidP="004123E0">
            <w:pPr>
              <w:jc w:val="center"/>
            </w:pPr>
            <w:r>
              <w:t>Black: 68%</w:t>
            </w:r>
          </w:p>
          <w:p w14:paraId="089CFF92" w14:textId="77777777" w:rsidR="00C856DA" w:rsidRDefault="00C856DA" w:rsidP="004123E0">
            <w:pPr>
              <w:jc w:val="center"/>
            </w:pPr>
            <w:r>
              <w:t>Hispanic: 69%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0A053CB0" w14:textId="77777777" w:rsidR="00C856DA" w:rsidRDefault="00C856DA" w:rsidP="004123E0">
            <w:pPr>
              <w:jc w:val="center"/>
            </w:pPr>
            <w:r>
              <w:t>Overall: 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F5EBB5" w14:textId="77777777" w:rsidR="00C856DA" w:rsidRDefault="00C856DA" w:rsidP="004123E0"/>
        </w:tc>
      </w:tr>
      <w:tr w:rsidR="00C856DA" w14:paraId="3F8AECE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040F2B" w14:textId="77777777" w:rsidR="00C856DA" w:rsidRDefault="00C856DA" w:rsidP="004123E0">
            <w:r>
              <w:t>Percent with annual income of</w:t>
            </w:r>
          </w:p>
          <w:p w14:paraId="43C6C9ED" w14:textId="77777777" w:rsidR="00C856DA" w:rsidRDefault="00C856DA" w:rsidP="004123E0">
            <w:r>
              <w:t xml:space="preserve"> &lt; $22,500 (pre-incarceration)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C3D52C1" w14:textId="77777777" w:rsidR="00C856DA" w:rsidRDefault="00C856DA" w:rsidP="004123E0">
            <w:pPr>
              <w:jc w:val="center"/>
            </w:pPr>
            <w:r>
              <w:t>57%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179C7ECC" w14:textId="77777777" w:rsidR="00C856DA" w:rsidRDefault="00C856DA" w:rsidP="004123E0">
            <w:pPr>
              <w:jc w:val="center"/>
            </w:pPr>
            <w:r>
              <w:t>23%</w:t>
            </w:r>
          </w:p>
        </w:tc>
        <w:tc>
          <w:tcPr>
            <w:tcW w:w="3540" w:type="dxa"/>
            <w:tcBorders>
              <w:bottom w:val="single" w:sz="8" w:space="0" w:color="000000"/>
              <w:right w:val="single" w:sz="8" w:space="0" w:color="000000"/>
            </w:tcBorders>
            <w:shd w:val="clear" w:color="auto" w:fill="auto"/>
            <w:tcMar>
              <w:top w:w="0" w:type="dxa"/>
              <w:left w:w="100" w:type="dxa"/>
              <w:bottom w:w="0" w:type="dxa"/>
              <w:right w:w="100" w:type="dxa"/>
            </w:tcMar>
          </w:tcPr>
          <w:p w14:paraId="69B912ED" w14:textId="77777777" w:rsidR="00C856DA" w:rsidRDefault="00C856DA" w:rsidP="004123E0">
            <w:pPr>
              <w:jc w:val="center"/>
            </w:pPr>
            <w:r>
              <w:t>Prisons of poverty: Uncovering the pre-incarceration incomes of the imprisoned, 2015</w:t>
            </w:r>
          </w:p>
          <w:p w14:paraId="7C17FE7D" w14:textId="77777777" w:rsidR="00C856DA" w:rsidRDefault="00000000" w:rsidP="004123E0">
            <w:pPr>
              <w:jc w:val="center"/>
              <w:rPr>
                <w:color w:val="1155CC"/>
                <w:u w:val="single"/>
              </w:rPr>
            </w:pPr>
            <w:hyperlink r:id="rId10">
              <w:r w:rsidR="00C856DA">
                <w:rPr>
                  <w:color w:val="1155CC"/>
                  <w:u w:val="single"/>
                </w:rPr>
                <w:t>https://www.prisonpolicy.org/reports/income.html</w:t>
              </w:r>
            </w:hyperlink>
          </w:p>
        </w:tc>
      </w:tr>
    </w:tbl>
    <w:p w14:paraId="4FB0597A" w14:textId="574A873E" w:rsidR="00142D95" w:rsidRDefault="00C856DA" w:rsidP="00C856DA">
      <w:pPr>
        <w:rPr>
          <w:szCs w:val="24"/>
        </w:rPr>
      </w:pPr>
      <w:r>
        <w:rPr>
          <w:szCs w:val="24"/>
        </w:rPr>
        <w:t xml:space="preserve">Note: the Prison Policy Initiative Reports are all based on Bureau of Justice Statistics </w:t>
      </w:r>
    </w:p>
    <w:p w14:paraId="613331D5" w14:textId="77777777" w:rsidR="00142D95" w:rsidRDefault="00142D95">
      <w:pPr>
        <w:rPr>
          <w:szCs w:val="24"/>
        </w:rPr>
      </w:pPr>
      <w:r>
        <w:rPr>
          <w:szCs w:val="24"/>
        </w:rPr>
        <w:br w:type="page"/>
      </w:r>
    </w:p>
    <w:p w14:paraId="040BB031" w14:textId="0CC92385" w:rsidR="00142D95" w:rsidRDefault="00142D95" w:rsidP="0033140B">
      <w:pPr>
        <w:jc w:val="both"/>
        <w:rPr>
          <w:b/>
          <w:szCs w:val="24"/>
        </w:rPr>
      </w:pPr>
      <w:r>
        <w:rPr>
          <w:b/>
          <w:szCs w:val="24"/>
        </w:rPr>
        <w:lastRenderedPageBreak/>
        <w:t xml:space="preserve">Supplementary Table 2. </w:t>
      </w:r>
      <w:r w:rsidRPr="00AA1546">
        <w:rPr>
          <w:bCs/>
          <w:szCs w:val="24"/>
        </w:rPr>
        <w:t>Race of incarcerated population compared to state population for CA, TX, AZ</w:t>
      </w:r>
      <w:ins w:id="160" w:author="Parks, Robbie M" w:date="2023-12-19T08:30:00Z">
        <w:r w:rsidR="00F32BC2">
          <w:rPr>
            <w:bCs/>
            <w:szCs w:val="24"/>
          </w:rPr>
          <w:t>.</w:t>
        </w:r>
      </w:ins>
      <w:r>
        <w:rPr>
          <w:b/>
          <w:szCs w:val="24"/>
        </w:rPr>
        <w:t xml:space="preserve"> </w:t>
      </w: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1800"/>
        <w:gridCol w:w="1845"/>
        <w:gridCol w:w="3015"/>
        <w:gridCol w:w="855"/>
      </w:tblGrid>
      <w:tr w:rsidR="00142D95" w14:paraId="5F460D7F" w14:textId="77777777" w:rsidTr="004123E0">
        <w:trPr>
          <w:trHeight w:val="825"/>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730C49" w14:textId="77777777" w:rsidR="00142D95" w:rsidRDefault="00142D95" w:rsidP="004123E0">
            <w:pPr>
              <w:jc w:val="center"/>
              <w:rPr>
                <w:b/>
              </w:rPr>
            </w:pPr>
            <w:r>
              <w:rPr>
                <w:b/>
              </w:rPr>
              <w:t>State</w:t>
            </w:r>
          </w:p>
        </w:tc>
        <w:tc>
          <w:tcPr>
            <w:tcW w:w="1800"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AB271D" w14:textId="77777777" w:rsidR="00142D95" w:rsidRDefault="00142D95" w:rsidP="004123E0">
            <w:pPr>
              <w:jc w:val="center"/>
              <w:rPr>
                <w:b/>
              </w:rPr>
            </w:pPr>
            <w:r>
              <w:rPr>
                <w:b/>
              </w:rPr>
              <w:t>State incarcerated population</w:t>
            </w:r>
          </w:p>
        </w:tc>
        <w:tc>
          <w:tcPr>
            <w:tcW w:w="184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0827CD" w14:textId="77777777" w:rsidR="00142D95" w:rsidRDefault="00142D95" w:rsidP="004123E0">
            <w:pPr>
              <w:jc w:val="center"/>
              <w:rPr>
                <w:b/>
              </w:rPr>
            </w:pPr>
            <w:r>
              <w:rPr>
                <w:b/>
              </w:rPr>
              <w:t xml:space="preserve">State general population </w:t>
            </w:r>
          </w:p>
        </w:tc>
        <w:tc>
          <w:tcPr>
            <w:tcW w:w="301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EBBA05" w14:textId="77777777" w:rsidR="00142D95" w:rsidRDefault="00142D95" w:rsidP="004123E0">
            <w:pPr>
              <w:jc w:val="center"/>
              <w:rPr>
                <w:b/>
              </w:rPr>
            </w:pPr>
            <w:r>
              <w:rPr>
                <w:b/>
              </w:rPr>
              <w:t>Source</w:t>
            </w:r>
          </w:p>
        </w:tc>
        <w:tc>
          <w:tcPr>
            <w:tcW w:w="85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4BFD6C" w14:textId="77777777" w:rsidR="00142D95" w:rsidRDefault="00142D95" w:rsidP="004123E0">
            <w:pPr>
              <w:jc w:val="center"/>
              <w:rPr>
                <w:b/>
              </w:rPr>
            </w:pPr>
            <w:r>
              <w:rPr>
                <w:b/>
              </w:rPr>
              <w:t>Year</w:t>
            </w:r>
          </w:p>
        </w:tc>
      </w:tr>
      <w:tr w:rsidR="00142D95" w14:paraId="139089B7"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80A53E" w14:textId="77777777" w:rsidR="00142D95" w:rsidRDefault="00142D95" w:rsidP="004123E0">
            <w:pPr>
              <w:rPr>
                <w:b/>
              </w:rPr>
            </w:pPr>
            <w:r>
              <w:rPr>
                <w:b/>
              </w:rPr>
              <w:t>California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008C6" w14:textId="77777777" w:rsidR="00142D95" w:rsidRDefault="00142D95" w:rsidP="004123E0">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86D782E" w14:textId="77777777" w:rsidR="00142D95" w:rsidRDefault="00142D95" w:rsidP="004123E0">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A87E44" w14:textId="77777777" w:rsidR="00142D95" w:rsidRDefault="00142D95" w:rsidP="004123E0">
            <w:pPr>
              <w:rPr>
                <w:color w:val="1155CC"/>
                <w:u w:val="single"/>
              </w:rPr>
            </w:pPr>
            <w:r>
              <w:t xml:space="preserve">California’s Prison Population Fact Sheet from Public Policy Institute of California, 2017 </w:t>
            </w:r>
            <w:hyperlink r:id="rId11">
              <w:r>
                <w:rPr>
                  <w:color w:val="1155CC"/>
                  <w:u w:val="single"/>
                </w:rPr>
                <w:t>https://www.ppic.org/publication/californias-prison-population/</w:t>
              </w:r>
            </w:hyperlink>
          </w:p>
          <w:p w14:paraId="4D00AC6D" w14:textId="77777777" w:rsidR="00142D95" w:rsidRDefault="00142D95" w:rsidP="004123E0">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2DE3B481" w14:textId="77777777" w:rsidR="00142D95" w:rsidRDefault="00142D95" w:rsidP="004123E0">
            <w:r>
              <w:t>2017</w:t>
            </w:r>
          </w:p>
        </w:tc>
      </w:tr>
      <w:tr w:rsidR="00142D95" w14:paraId="01F0692A"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FFE495" w14:textId="77777777" w:rsidR="00142D95" w:rsidRDefault="00142D95" w:rsidP="004123E0">
            <w:pPr>
              <w:jc w:val="right"/>
            </w:pPr>
            <w:r>
              <w:t>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5F0FD53" w14:textId="77777777" w:rsidR="00142D95" w:rsidRDefault="00142D95" w:rsidP="004123E0">
            <w:pPr>
              <w:jc w:val="center"/>
            </w:pPr>
            <w:r>
              <w:t>28.5%</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93320C8" w14:textId="77777777" w:rsidR="00142D95" w:rsidRDefault="00142D95" w:rsidP="004123E0">
            <w:pPr>
              <w:jc w:val="center"/>
            </w:pPr>
            <w:r>
              <w:t>5.6%</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7D8B5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5898F3" w14:textId="77777777" w:rsidR="00142D95" w:rsidRDefault="00142D95" w:rsidP="004123E0"/>
        </w:tc>
      </w:tr>
      <w:tr w:rsidR="00142D95" w14:paraId="72737E2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FF1D49" w14:textId="77777777" w:rsidR="00142D95" w:rsidRDefault="00142D95" w:rsidP="004123E0">
            <w:pPr>
              <w:jc w:val="right"/>
            </w:pPr>
            <w:r>
              <w:t>Black women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C138018" w14:textId="77777777" w:rsidR="00142D95" w:rsidRDefault="00142D95" w:rsidP="004123E0">
            <w:pPr>
              <w:jc w:val="center"/>
            </w:pPr>
            <w:r>
              <w:t>25.9%</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325EBD1" w14:textId="77777777" w:rsidR="00142D95" w:rsidRDefault="00142D95" w:rsidP="004123E0">
            <w:pPr>
              <w:jc w:val="center"/>
            </w:pPr>
            <w:r>
              <w:t>5.7%</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D47542"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A357FF" w14:textId="77777777" w:rsidR="00142D95" w:rsidRDefault="00142D95" w:rsidP="004123E0"/>
        </w:tc>
      </w:tr>
      <w:tr w:rsidR="00142D95" w14:paraId="38EA812C"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BB273C" w14:textId="77777777" w:rsidR="00142D95" w:rsidRDefault="00142D95" w:rsidP="004123E0">
            <w:pPr>
              <w:jc w:val="right"/>
            </w:pPr>
            <w:r>
              <w:t>Incarceration rate for 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DDD0D46" w14:textId="77777777" w:rsidR="00142D95" w:rsidRDefault="00142D95" w:rsidP="004123E0">
            <w:pPr>
              <w:jc w:val="center"/>
            </w:pPr>
            <w:r>
              <w:t>4,236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4532686"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4F9B253"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3B1D94" w14:textId="77777777" w:rsidR="00142D95" w:rsidRDefault="00142D95" w:rsidP="004123E0"/>
        </w:tc>
      </w:tr>
      <w:tr w:rsidR="00142D95" w14:paraId="6A0D8538"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6A36A0" w14:textId="77777777" w:rsidR="00142D95" w:rsidRDefault="00142D95" w:rsidP="004123E0">
            <w:pPr>
              <w:jc w:val="right"/>
            </w:pPr>
            <w:r>
              <w:t>Incarceration rate for white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BE5018" w14:textId="77777777" w:rsidR="00142D95" w:rsidRDefault="00142D95" w:rsidP="004123E0">
            <w:pPr>
              <w:jc w:val="center"/>
            </w:pPr>
            <w:r>
              <w:t>422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0139CDD"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756C3B"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2C5D1C7" w14:textId="77777777" w:rsidR="00142D95" w:rsidRDefault="00142D95" w:rsidP="004123E0"/>
        </w:tc>
      </w:tr>
      <w:tr w:rsidR="00142D95" w14:paraId="1A7D8158"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BC996A" w14:textId="77777777" w:rsidR="00142D95" w:rsidRDefault="00142D95" w:rsidP="004123E0">
            <w:pPr>
              <w:rPr>
                <w:b/>
              </w:rPr>
            </w:pPr>
            <w:r>
              <w:rPr>
                <w:b/>
              </w:rPr>
              <w:t>Texas</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5562E22"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63491CA"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49C9B824" w14:textId="77777777" w:rsidR="00142D95" w:rsidRDefault="00142D95" w:rsidP="004123E0">
            <w:r>
              <w:t>Texas state profile from Prison Policy Initiative, 2023</w:t>
            </w:r>
          </w:p>
          <w:p w14:paraId="5AAA1B09" w14:textId="77777777" w:rsidR="00142D95" w:rsidRDefault="00000000" w:rsidP="004123E0">
            <w:pPr>
              <w:rPr>
                <w:color w:val="1155CC"/>
                <w:u w:val="single"/>
              </w:rPr>
            </w:pPr>
            <w:hyperlink r:id="rId12">
              <w:r w:rsidR="00142D95">
                <w:rPr>
                  <w:color w:val="1155CC"/>
                  <w:u w:val="single"/>
                </w:rPr>
                <w:t>https://www.prisonpolicy.org/profiles/TX.html</w:t>
              </w:r>
            </w:hyperlink>
          </w:p>
          <w:p w14:paraId="4ADC1FEE"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79C1CA5E" w14:textId="77777777" w:rsidR="00142D95" w:rsidRDefault="00142D95" w:rsidP="004123E0">
            <w:pPr>
              <w:jc w:val="center"/>
            </w:pPr>
            <w:r>
              <w:t>2021</w:t>
            </w:r>
          </w:p>
        </w:tc>
      </w:tr>
      <w:tr w:rsidR="00142D95" w14:paraId="7031B6C6"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7D6EC"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025D004B" w14:textId="77777777" w:rsidR="00142D95" w:rsidRDefault="00142D95" w:rsidP="004123E0">
            <w:pPr>
              <w:jc w:val="center"/>
            </w:pPr>
            <w:r>
              <w:t>33% prisons, 28%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44E0E795" w14:textId="77777777" w:rsidR="00142D95" w:rsidRDefault="00142D95" w:rsidP="004123E0">
            <w:pPr>
              <w:jc w:val="center"/>
            </w:pPr>
            <w:r>
              <w:t>12%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210AA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A2C379" w14:textId="77777777" w:rsidR="00142D95" w:rsidRDefault="00142D95" w:rsidP="004123E0"/>
        </w:tc>
      </w:tr>
      <w:tr w:rsidR="00142D95" w14:paraId="38E4B80C"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3DB527"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5B704F" w14:textId="77777777" w:rsidR="00142D95" w:rsidRDefault="00142D95" w:rsidP="004123E0">
            <w:pPr>
              <w:jc w:val="center"/>
            </w:pPr>
            <w:r>
              <w:t>34% prisons, 40%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EF06A0E" w14:textId="77777777" w:rsidR="00142D95" w:rsidRDefault="00142D95" w:rsidP="004123E0">
            <w:pPr>
              <w:jc w:val="center"/>
            </w:pPr>
            <w:r>
              <w:t>41%</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216F6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BAC358" w14:textId="77777777" w:rsidR="00142D95" w:rsidRDefault="00142D95" w:rsidP="004123E0"/>
        </w:tc>
      </w:tr>
      <w:tr w:rsidR="00142D95" w14:paraId="6447D86F"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757D3A"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1DDE1" w14:textId="77777777" w:rsidR="00142D95" w:rsidRDefault="00142D95" w:rsidP="004123E0">
            <w:pPr>
              <w:jc w:val="center"/>
            </w:pPr>
            <w:r>
              <w:t>33% prisons, 31%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EB9E957" w14:textId="77777777" w:rsidR="00142D95" w:rsidRDefault="00142D95" w:rsidP="004123E0">
            <w:pPr>
              <w:jc w:val="center"/>
            </w:pPr>
            <w:r>
              <w:t>40%</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3977F5"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BBEB8A" w14:textId="77777777" w:rsidR="00142D95" w:rsidRDefault="00142D95" w:rsidP="004123E0"/>
        </w:tc>
      </w:tr>
      <w:tr w:rsidR="00142D95" w14:paraId="3FBBEBC0"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470938" w14:textId="77777777" w:rsidR="00142D95" w:rsidRDefault="00142D95" w:rsidP="004123E0">
            <w:pPr>
              <w:rPr>
                <w:b/>
              </w:rPr>
            </w:pPr>
            <w:r>
              <w:rPr>
                <w:b/>
              </w:rPr>
              <w:t>Arizona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7397C97"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36D7F21"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B2D967" w14:textId="77777777" w:rsidR="00142D95" w:rsidRDefault="00142D95" w:rsidP="004123E0">
            <w:pPr>
              <w:rPr>
                <w:color w:val="1155CC"/>
                <w:u w:val="single"/>
              </w:rPr>
            </w:pPr>
            <w:r>
              <w:t xml:space="preserve">Incarceration trends in Arizona from Prison Policy Initiative, 2023 </w:t>
            </w:r>
            <w:hyperlink r:id="rId13">
              <w:r>
                <w:rPr>
                  <w:color w:val="1155CC"/>
                  <w:u w:val="single"/>
                </w:rPr>
                <w:t>https://www.prisonpolicy.org/profiles/AZ.html</w:t>
              </w:r>
            </w:hyperlink>
          </w:p>
          <w:p w14:paraId="5A4AF1AC"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0826489A" w14:textId="77777777" w:rsidR="00142D95" w:rsidRDefault="00142D95" w:rsidP="004123E0">
            <w:pPr>
              <w:jc w:val="center"/>
            </w:pPr>
            <w:r>
              <w:t>2021</w:t>
            </w:r>
          </w:p>
        </w:tc>
      </w:tr>
      <w:tr w:rsidR="00142D95" w14:paraId="7BD86239"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4FFA3F"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2400007" w14:textId="77777777" w:rsidR="00142D95" w:rsidRDefault="00142D95" w:rsidP="004123E0">
            <w:pPr>
              <w:jc w:val="center"/>
            </w:pPr>
            <w:r>
              <w:t>15% prisons, 16%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C4DEEC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CE00C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011D93" w14:textId="77777777" w:rsidR="00142D95" w:rsidRDefault="00142D95" w:rsidP="004123E0"/>
        </w:tc>
      </w:tr>
      <w:tr w:rsidR="00142D95" w14:paraId="49752F0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3D0C09"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C037B54" w14:textId="77777777" w:rsidR="00142D95" w:rsidRDefault="00142D95" w:rsidP="004123E0">
            <w:pPr>
              <w:jc w:val="center"/>
            </w:pPr>
            <w:r>
              <w:t>38% prisons, 55%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6C9F18FC" w14:textId="77777777" w:rsidR="00142D95" w:rsidRDefault="00142D95" w:rsidP="004123E0">
            <w:pPr>
              <w:jc w:val="center"/>
            </w:pPr>
            <w:r>
              <w:t>53%</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8E62B9"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76E31B2" w14:textId="77777777" w:rsidR="00142D95" w:rsidRDefault="00142D95" w:rsidP="004123E0"/>
        </w:tc>
      </w:tr>
      <w:tr w:rsidR="00142D95" w14:paraId="35AC74B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996C85"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2BE4E968" w14:textId="77777777" w:rsidR="00142D95" w:rsidRDefault="00142D95" w:rsidP="004123E0">
            <w:pPr>
              <w:jc w:val="center"/>
            </w:pPr>
            <w:r>
              <w:t>39% prisons, 20%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7DB1260" w14:textId="77777777" w:rsidR="00142D95" w:rsidRDefault="00142D95" w:rsidP="004123E0">
            <w:pPr>
              <w:jc w:val="center"/>
            </w:pPr>
            <w:r>
              <w:t>32%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5CAD4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71B7FE" w14:textId="77777777" w:rsidR="00142D95" w:rsidRDefault="00142D95" w:rsidP="004123E0"/>
        </w:tc>
      </w:tr>
      <w:tr w:rsidR="00142D95" w14:paraId="20C0781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5C04F" w14:textId="77777777" w:rsidR="00142D95" w:rsidRDefault="00142D95" w:rsidP="004123E0">
            <w:pPr>
              <w:jc w:val="right"/>
            </w:pPr>
            <w:r>
              <w:t xml:space="preserve">NA/AN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5BAF62E6" w14:textId="77777777" w:rsidR="00142D95" w:rsidRDefault="00142D95" w:rsidP="004123E0">
            <w:pPr>
              <w:jc w:val="center"/>
            </w:pPr>
            <w:r>
              <w:t>6% prisons, 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272075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90832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2033978" w14:textId="77777777" w:rsidR="00142D95" w:rsidRDefault="00142D95" w:rsidP="004123E0"/>
        </w:tc>
      </w:tr>
    </w:tbl>
    <w:p w14:paraId="33838322" w14:textId="77777777" w:rsidR="00C856DA" w:rsidRDefault="00C856DA" w:rsidP="00C856DA">
      <w:pPr>
        <w:rPr>
          <w:szCs w:val="24"/>
        </w:rPr>
      </w:pPr>
    </w:p>
    <w:p w14:paraId="1612859F" w14:textId="225C4897" w:rsidR="00E5282B" w:rsidRDefault="00E5282B">
      <w:pPr>
        <w:rPr>
          <w:b/>
        </w:rPr>
      </w:pPr>
      <w:r>
        <w:rPr>
          <w:b/>
        </w:rPr>
        <w:br w:type="page"/>
      </w:r>
    </w:p>
    <w:p w14:paraId="49597E47" w14:textId="77777777" w:rsidR="00D67895" w:rsidRDefault="00D67895">
      <w:pPr>
        <w:widowControl w:val="0"/>
        <w:jc w:val="both"/>
        <w:rPr>
          <w:b/>
        </w:rPr>
        <w:sectPr w:rsidR="00D67895" w:rsidSect="00070175">
          <w:headerReference w:type="default" r:id="rId14"/>
          <w:footerReference w:type="even" r:id="rId15"/>
          <w:footerReference w:type="default" r:id="rId16"/>
          <w:pgSz w:w="11906" w:h="16838"/>
          <w:pgMar w:top="1440" w:right="1440" w:bottom="1440" w:left="1440" w:header="708" w:footer="708" w:gutter="0"/>
          <w:pgNumType w:start="1"/>
          <w:cols w:space="720"/>
        </w:sectPr>
      </w:pPr>
    </w:p>
    <w:p w14:paraId="767431F3" w14:textId="178C0903"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17">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35E1F74" w:rsidR="004F261B" w:rsidRPr="008F0973" w:rsidRDefault="004F261B" w:rsidP="004F261B">
      <w:pPr>
        <w:widowControl w:val="0"/>
        <w:jc w:val="both"/>
        <w:rPr>
          <w:b/>
        </w:rPr>
      </w:pPr>
      <w:r w:rsidRPr="008F0973">
        <w:rPr>
          <w:b/>
        </w:rPr>
        <w:t>Supplementary Figure</w:t>
      </w:r>
      <w:r w:rsidR="00B02FF2">
        <w:rPr>
          <w:b/>
        </w:rPr>
        <w:t xml:space="preserve"> </w:t>
      </w:r>
      <w:ins w:id="170" w:author="Parks, Robbie M" w:date="2024-01-21T16:06:00Z">
        <w:r w:rsidR="00B35AA3">
          <w:rPr>
            <w:b/>
          </w:rPr>
          <w:t>1</w:t>
        </w:r>
      </w:ins>
      <w:del w:id="171" w:author="Parks, Robbie M" w:date="2024-01-21T16:06:00Z">
        <w:r w:rsidR="00B02FF2" w:rsidDel="00B35AA3">
          <w:rPr>
            <w:b/>
          </w:rPr>
          <w:delText>3</w:delText>
        </w:r>
      </w:del>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 </w:t>
      </w:r>
    </w:p>
    <w:p w14:paraId="624242C3" w14:textId="6B330A6B"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18">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118BA0FC" w:rsidR="008F0973" w:rsidRPr="008F0973" w:rsidRDefault="008F0973" w:rsidP="008F0973">
      <w:pPr>
        <w:widowControl w:val="0"/>
        <w:jc w:val="both"/>
        <w:rPr>
          <w:b/>
        </w:rPr>
      </w:pPr>
      <w:r w:rsidRPr="008F0973">
        <w:rPr>
          <w:b/>
        </w:rPr>
        <w:t xml:space="preserve">Supplementary Figure </w:t>
      </w:r>
      <w:ins w:id="172" w:author="Parks, Robbie M" w:date="2024-01-21T16:06:00Z">
        <w:r w:rsidR="00B35AA3">
          <w:rPr>
            <w:b/>
          </w:rPr>
          <w:t>2</w:t>
        </w:r>
      </w:ins>
      <w:del w:id="173" w:author="Parks, Robbie M" w:date="2024-01-21T16:06:00Z">
        <w:r w:rsidR="00A57815" w:rsidDel="00B35AA3">
          <w:rPr>
            <w:b/>
          </w:rPr>
          <w:delText>4</w:delText>
        </w:r>
      </w:del>
      <w:r w:rsidRPr="008F0973">
        <w:rPr>
          <w:b/>
        </w:rPr>
        <w:t xml:space="preserve">. </w:t>
      </w:r>
      <w:r w:rsidRPr="008F0973">
        <w:rPr>
          <w:bCs/>
        </w:rPr>
        <w:t xml:space="preserve">The population-weighted difference between the annual number of days with heat stress conditions (defined as WBGTmax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2C51FFD7"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19">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2F7912D" w:rsidR="00795B4C" w:rsidRDefault="00795B4C" w:rsidP="00795B4C">
      <w:pPr>
        <w:widowControl w:val="0"/>
        <w:jc w:val="both"/>
        <w:rPr>
          <w:bCs/>
        </w:rPr>
      </w:pPr>
      <w:r w:rsidRPr="008F0973">
        <w:rPr>
          <w:b/>
        </w:rPr>
        <w:t xml:space="preserve">Supplementary Figure </w:t>
      </w:r>
      <w:ins w:id="174" w:author="Parks, Robbie M" w:date="2024-01-21T16:06:00Z">
        <w:r w:rsidR="00B35AA3">
          <w:rPr>
            <w:b/>
          </w:rPr>
          <w:t>3</w:t>
        </w:r>
      </w:ins>
      <w:del w:id="175" w:author="Parks, Robbie M" w:date="2024-01-21T16:06:00Z">
        <w:r w:rsidDel="00B35AA3">
          <w:rPr>
            <w:b/>
          </w:rPr>
          <w:delText>5</w:delText>
        </w:r>
      </w:del>
      <w:r w:rsidRPr="008F0973">
        <w:rPr>
          <w:b/>
        </w:rPr>
        <w:t xml:space="preserve">. </w:t>
      </w:r>
      <w:r w:rsidR="00244841" w:rsidRPr="00244841">
        <w:rPr>
          <w:color w:val="000000"/>
        </w:rPr>
        <w:t>Mean annual exposure during 2016 - 2020 to potentially hazardous heat in carceral facilities within the continental United States (N=4,078), measured by: (a) the number of person-days WBGT</w:t>
      </w:r>
      <w:r w:rsidR="00244841" w:rsidRPr="00244841">
        <w:rPr>
          <w:color w:val="000000"/>
          <w:vertAlign w:val="subscript"/>
        </w:rPr>
        <w:t>max</w:t>
      </w:r>
      <w:r w:rsidR="00244841" w:rsidRPr="00244841">
        <w:rPr>
          <w:color w:val="000000"/>
        </w:rPr>
        <w:t xml:space="preserve"> exceeded 2</w:t>
      </w:r>
      <w:r w:rsidR="00244841">
        <w:rPr>
          <w:color w:val="000000"/>
        </w:rPr>
        <w:t>6</w:t>
      </w:r>
      <w:r w:rsidR="00244841" w:rsidRPr="00244841">
        <w:rPr>
          <w:color w:val="000000"/>
        </w:rPr>
        <w:t>°C for incarcerated people by state and carceral facility type; and (b) the number of days WBGT</w:t>
      </w:r>
      <w:r w:rsidR="00244841" w:rsidRPr="00244841">
        <w:rPr>
          <w:color w:val="000000"/>
          <w:vertAlign w:val="subscript"/>
        </w:rPr>
        <w:t>max</w:t>
      </w:r>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0F713932"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0">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47069400" w:rsidR="003A7310" w:rsidRDefault="00B9637D" w:rsidP="003A7310">
      <w:pPr>
        <w:widowControl w:val="0"/>
        <w:jc w:val="both"/>
        <w:rPr>
          <w:bCs/>
        </w:rPr>
      </w:pPr>
      <w:r w:rsidRPr="008F0973">
        <w:rPr>
          <w:b/>
        </w:rPr>
        <w:t xml:space="preserve">Supplementary Figure </w:t>
      </w:r>
      <w:ins w:id="176" w:author="Parks, Robbie M" w:date="2024-01-21T16:06:00Z">
        <w:r w:rsidR="00B35AA3">
          <w:rPr>
            <w:b/>
          </w:rPr>
          <w:t>4</w:t>
        </w:r>
      </w:ins>
      <w:del w:id="177" w:author="Parks, Robbie M" w:date="2024-01-21T16:06:00Z">
        <w:r w:rsidDel="00B35AA3">
          <w:rPr>
            <w:b/>
          </w:rPr>
          <w:delText>6</w:delText>
        </w:r>
      </w:del>
      <w:r w:rsidRPr="008F0973">
        <w:rPr>
          <w:b/>
        </w:rPr>
        <w:t xml:space="preserve">. </w:t>
      </w:r>
      <w:r w:rsidR="00F95AA5" w:rsidRPr="00F95AA5">
        <w:rPr>
          <w:color w:val="000000"/>
        </w:rPr>
        <w:t>Mean annual exposure during 2016 - 2020 to potentially hazardous heat in carceral facilities within the continental United States (N=4,078), measured by: (a) the number of person-days WBGT</w:t>
      </w:r>
      <w:r w:rsidR="00F95AA5" w:rsidRPr="00F95AA5">
        <w:rPr>
          <w:color w:val="000000"/>
          <w:vertAlign w:val="subscript"/>
        </w:rPr>
        <w:t>max</w:t>
      </w:r>
      <w:r w:rsidR="00F95AA5" w:rsidRPr="00F95AA5">
        <w:rPr>
          <w:color w:val="000000"/>
        </w:rPr>
        <w:t xml:space="preserve"> exceeded </w:t>
      </w:r>
      <w:r w:rsidR="00F95AA5">
        <w:rPr>
          <w:color w:val="000000"/>
        </w:rPr>
        <w:t>30</w:t>
      </w:r>
      <w:r w:rsidR="00F95AA5" w:rsidRPr="00F95AA5">
        <w:rPr>
          <w:color w:val="000000"/>
        </w:rPr>
        <w:t>°C for incarcerated people by state and carceral facility type; and (b) the number of days WBGT</w:t>
      </w:r>
      <w:r w:rsidR="00F95AA5" w:rsidRPr="00F95AA5">
        <w:rPr>
          <w:color w:val="000000"/>
          <w:vertAlign w:val="subscript"/>
        </w:rPr>
        <w:t>max</w:t>
      </w:r>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B9EC9D8"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1">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0B1AA69D" w:rsidR="00287F59" w:rsidRPr="008F0973" w:rsidRDefault="00287F59" w:rsidP="00287F59">
      <w:pPr>
        <w:widowControl w:val="0"/>
        <w:jc w:val="both"/>
        <w:rPr>
          <w:b/>
        </w:rPr>
      </w:pPr>
      <w:r w:rsidRPr="008F0973">
        <w:rPr>
          <w:b/>
        </w:rPr>
        <w:t xml:space="preserve">Supplementary Figure </w:t>
      </w:r>
      <w:ins w:id="178" w:author="Parks, Robbie M" w:date="2024-01-21T16:06:00Z">
        <w:r w:rsidR="00B35AA3">
          <w:rPr>
            <w:b/>
          </w:rPr>
          <w:t>5</w:t>
        </w:r>
      </w:ins>
      <w:del w:id="179" w:author="Parks, Robbie M" w:date="2024-01-21T16:06:00Z">
        <w:r w:rsidR="0016243F" w:rsidDel="00B35AA3">
          <w:rPr>
            <w:b/>
          </w:rPr>
          <w:delText>7</w:delText>
        </w:r>
      </w:del>
      <w:r w:rsidRPr="008F0973">
        <w:rPr>
          <w:b/>
        </w:rPr>
        <w:t xml:space="preserve">. </w:t>
      </w:r>
      <w:r w:rsidR="0066320F" w:rsidRPr="0066320F">
        <w:rPr>
          <w:bCs/>
        </w:rPr>
        <w:t>(a)</w:t>
      </w:r>
      <w:r w:rsidR="0066320F" w:rsidRPr="0066320F">
        <w:rPr>
          <w:b/>
          <w:bCs/>
        </w:rPr>
        <w:t xml:space="preserve"> </w:t>
      </w:r>
      <w:r w:rsidR="0066320F" w:rsidRPr="0066320F">
        <w:rPr>
          <w:bCs/>
        </w:rPr>
        <w:t>Population-weighted difference between the annual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per year for each carceral facility in the continental United States during 1982 – 2020, and (c) the total change in disparity in number of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2A640031"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22">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396E59D8" w:rsidR="00795B4C" w:rsidRDefault="00FA0A15" w:rsidP="006372B5">
      <w:pPr>
        <w:widowControl w:val="0"/>
        <w:jc w:val="both"/>
        <w:rPr>
          <w:bCs/>
        </w:rPr>
      </w:pPr>
      <w:r w:rsidRPr="008F0973">
        <w:rPr>
          <w:b/>
        </w:rPr>
        <w:t xml:space="preserve">Supplementary Figure </w:t>
      </w:r>
      <w:ins w:id="180" w:author="Parks, Robbie M" w:date="2024-01-21T16:06:00Z">
        <w:r w:rsidR="00B35AA3">
          <w:rPr>
            <w:b/>
          </w:rPr>
          <w:t>6</w:t>
        </w:r>
      </w:ins>
      <w:del w:id="181" w:author="Parks, Robbie M" w:date="2024-01-21T16:06:00Z">
        <w:r w:rsidR="00AB6881" w:rsidDel="00B35AA3">
          <w:rPr>
            <w:b/>
          </w:rPr>
          <w:delText>8</w:delText>
        </w:r>
      </w:del>
      <w:r w:rsidRPr="008F0973">
        <w:rPr>
          <w:b/>
        </w:rPr>
        <w:t xml:space="preserve">. </w:t>
      </w:r>
      <w:r w:rsidR="00250A4B" w:rsidRPr="00250A4B">
        <w:rPr>
          <w:bCs/>
        </w:rPr>
        <w:t>(a)</w:t>
      </w:r>
      <w:r w:rsidR="00250A4B" w:rsidRPr="00250A4B">
        <w:rPr>
          <w:b/>
          <w:bCs/>
        </w:rPr>
        <w:t xml:space="preserve"> </w:t>
      </w:r>
      <w:r w:rsidR="00250A4B" w:rsidRPr="00250A4B">
        <w:rPr>
          <w:bCs/>
        </w:rPr>
        <w:t>Population-weighted difference between the annual number of days WBGT</w:t>
      </w:r>
      <w:r w:rsidR="00250A4B" w:rsidRPr="00250A4B">
        <w:rPr>
          <w:bCs/>
          <w:vertAlign w:val="subscript"/>
        </w:rPr>
        <w:t>max</w:t>
      </w:r>
      <w:r w:rsidR="00250A4B" w:rsidRPr="00250A4B">
        <w:rPr>
          <w:bCs/>
        </w:rPr>
        <w:t xml:space="preserve"> exceeded </w:t>
      </w:r>
      <w:r w:rsidR="00250A4B">
        <w:rPr>
          <w:bCs/>
        </w:rPr>
        <w:t>30</w:t>
      </w:r>
      <w:r w:rsidR="00250A4B" w:rsidRPr="00250A4B">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00250A4B" w:rsidRPr="00250A4B">
        <w:rPr>
          <w:bCs/>
          <w:vertAlign w:val="subscript"/>
        </w:rPr>
        <w:t>max</w:t>
      </w:r>
      <w:r w:rsidR="00250A4B" w:rsidRPr="00250A4B">
        <w:rPr>
          <w:bCs/>
        </w:rPr>
        <w:t xml:space="preserve"> exceeded </w:t>
      </w:r>
      <w:r w:rsidR="009738D5">
        <w:rPr>
          <w:bCs/>
        </w:rPr>
        <w:t>30</w:t>
      </w:r>
      <w:r w:rsidR="00250A4B" w:rsidRPr="00250A4B">
        <w:rPr>
          <w:bCs/>
        </w:rPr>
        <w:t>°C per year for each carceral facility in the continental United States during 1982 – 2020, and (c) the total change in disparity in number of number of days WBGT</w:t>
      </w:r>
      <w:r w:rsidR="00250A4B" w:rsidRPr="00250A4B">
        <w:rPr>
          <w:bCs/>
          <w:vertAlign w:val="subscript"/>
        </w:rPr>
        <w:t>max</w:t>
      </w:r>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p w14:paraId="1CDB4F05" w14:textId="77777777" w:rsidR="00945BD5" w:rsidRPr="008972F4" w:rsidRDefault="00945BD5" w:rsidP="00945BD5">
      <w:pPr>
        <w:widowControl w:val="0"/>
        <w:jc w:val="center"/>
      </w:pPr>
      <w:r>
        <w:rPr>
          <w:noProof/>
        </w:rPr>
        <w:lastRenderedPageBreak/>
        <w:drawing>
          <wp:inline distT="0" distB="0" distL="0" distR="0" wp14:anchorId="23A39A76" wp14:editId="566956F7">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23">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24734697" w14:textId="50F42554" w:rsidR="00945BD5" w:rsidRPr="000D1F08" w:rsidRDefault="00945BD5" w:rsidP="00945BD5">
      <w:pPr>
        <w:widowControl w:val="0"/>
        <w:jc w:val="both"/>
      </w:pPr>
      <w:r>
        <w:rPr>
          <w:b/>
          <w:bCs/>
        </w:rPr>
        <w:t xml:space="preserve">Supplementary Figure </w:t>
      </w:r>
      <w:ins w:id="182" w:author="Parks, Robbie M" w:date="2024-01-21T16:06:00Z">
        <w:r w:rsidR="00B35AA3">
          <w:rPr>
            <w:b/>
            <w:bCs/>
          </w:rPr>
          <w:t>7</w:t>
        </w:r>
      </w:ins>
      <w:del w:id="183" w:author="Parks, Robbie M" w:date="2024-01-21T16:06:00Z">
        <w:r w:rsidDel="00B35AA3">
          <w:rPr>
            <w:b/>
            <w:bCs/>
          </w:rPr>
          <w:delText>1</w:delText>
        </w:r>
      </w:del>
      <w:r>
        <w:rPr>
          <w:b/>
          <w:bCs/>
        </w:rPr>
        <w:t xml:space="preserve">. </w:t>
      </w:r>
      <w:r>
        <w:t>Monthly correlation of daily T</w:t>
      </w:r>
      <w:r w:rsidRPr="00342974">
        <w:rPr>
          <w:vertAlign w:val="subscript"/>
        </w:rPr>
        <w:t>max</w:t>
      </w:r>
      <w:r>
        <w:t>, RH</w:t>
      </w:r>
      <w:r w:rsidRPr="00342974">
        <w:rPr>
          <w:vertAlign w:val="subscript"/>
        </w:rPr>
        <w:t>min</w:t>
      </w:r>
      <w:r>
        <w:t>, and WBGT</w:t>
      </w:r>
      <w:r w:rsidRPr="00342974">
        <w:rPr>
          <w:vertAlign w:val="subscript"/>
        </w:rPr>
        <w:t>max</w:t>
      </w:r>
      <w:r>
        <w:t xml:space="preserve"> during 2015 – 2020 for HadISD stations, PRISM climate grids, and ERA5 reanalysis data for the United States. </w:t>
      </w:r>
    </w:p>
    <w:p w14:paraId="7567C52D" w14:textId="77777777" w:rsidR="00945BD5" w:rsidRPr="008972F4" w:rsidRDefault="00945BD5" w:rsidP="00945BD5">
      <w:pPr>
        <w:widowControl w:val="0"/>
        <w:jc w:val="center"/>
      </w:pPr>
      <w:r>
        <w:rPr>
          <w:noProof/>
        </w:rPr>
        <w:lastRenderedPageBreak/>
        <w:drawing>
          <wp:inline distT="0" distB="0" distL="0" distR="0" wp14:anchorId="223A211E" wp14:editId="2B153824">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24">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64F6374F" w14:textId="6F7D2FAE" w:rsidR="00945BD5" w:rsidRPr="00B35AA3" w:rsidRDefault="00945BD5" w:rsidP="006372B5">
      <w:pPr>
        <w:widowControl w:val="0"/>
        <w:jc w:val="both"/>
      </w:pPr>
      <w:r>
        <w:rPr>
          <w:b/>
          <w:bCs/>
        </w:rPr>
        <w:t xml:space="preserve">Supplementary Figure </w:t>
      </w:r>
      <w:ins w:id="184" w:author="Parks, Robbie M" w:date="2024-01-21T16:06:00Z">
        <w:r w:rsidR="00B35AA3">
          <w:rPr>
            <w:b/>
            <w:bCs/>
          </w:rPr>
          <w:t>8</w:t>
        </w:r>
      </w:ins>
      <w:del w:id="185" w:author="Parks, Robbie M" w:date="2024-01-21T16:06:00Z">
        <w:r w:rsidDel="00B35AA3">
          <w:rPr>
            <w:b/>
            <w:bCs/>
          </w:rPr>
          <w:delText>2</w:delText>
        </w:r>
      </w:del>
      <w:r>
        <w:rPr>
          <w:b/>
          <w:bCs/>
        </w:rPr>
        <w:t xml:space="preserve">. </w:t>
      </w:r>
      <w:r w:rsidRPr="00E83301">
        <w:t>Monthly correlation of daily T</w:t>
      </w:r>
      <w:r w:rsidRPr="00E83301">
        <w:rPr>
          <w:vertAlign w:val="subscript"/>
        </w:rPr>
        <w:t>max</w:t>
      </w:r>
      <w:r w:rsidRPr="00E83301">
        <w:t>, RH</w:t>
      </w:r>
      <w:r w:rsidRPr="00E83301">
        <w:rPr>
          <w:vertAlign w:val="subscript"/>
        </w:rPr>
        <w:t>min</w:t>
      </w:r>
      <w:r w:rsidRPr="00E83301">
        <w:t>, and WBGT</w:t>
      </w:r>
      <w:r w:rsidRPr="00E83301">
        <w:rPr>
          <w:vertAlign w:val="subscript"/>
        </w:rPr>
        <w:t>max</w:t>
      </w:r>
      <w:r w:rsidRPr="00E83301">
        <w:t xml:space="preserve"> during 2015 – 2020 for HadISD stations, PRISM climate grids, and ERA5 reanalysis data for the United States for days HADISD stations reported T</w:t>
      </w:r>
      <w:r w:rsidRPr="00E83301">
        <w:rPr>
          <w:vertAlign w:val="subscript"/>
        </w:rPr>
        <w:t>max</w:t>
      </w:r>
      <w:r w:rsidRPr="00E83301">
        <w:t xml:space="preserve"> greater than 26°C.   </w:t>
      </w:r>
    </w:p>
    <w:sectPr w:rsidR="00945BD5" w:rsidRPr="00B35AA3" w:rsidSect="00070175">
      <w:pgSz w:w="16838" w:h="11906" w:orient="landscape"/>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79F5F" w14:textId="77777777" w:rsidR="00070175" w:rsidRDefault="00070175">
      <w:r>
        <w:separator/>
      </w:r>
    </w:p>
  </w:endnote>
  <w:endnote w:type="continuationSeparator" w:id="0">
    <w:p w14:paraId="5C24D4BF" w14:textId="77777777" w:rsidR="00070175" w:rsidRDefault="00070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61" w:author="Parks, Robbie M" w:date="2024-01-21T18:52:00Z"/>
  <w:sdt>
    <w:sdtPr>
      <w:rPr>
        <w:rStyle w:val="PageNumber"/>
      </w:rPr>
      <w:id w:val="-134334152"/>
      <w:docPartObj>
        <w:docPartGallery w:val="Page Numbers (Bottom of Page)"/>
        <w:docPartUnique/>
      </w:docPartObj>
    </w:sdtPr>
    <w:sdtContent>
      <w:customXmlInsRangeEnd w:id="161"/>
      <w:p w14:paraId="5B8336D5" w14:textId="21D37485" w:rsidR="00D67626" w:rsidRDefault="00D67626" w:rsidP="00A760C6">
        <w:pPr>
          <w:pStyle w:val="Footer"/>
          <w:framePr w:wrap="none" w:vAnchor="text" w:hAnchor="margin" w:xAlign="center" w:y="1"/>
          <w:rPr>
            <w:ins w:id="162" w:author="Parks, Robbie M" w:date="2024-01-21T18:52:00Z"/>
            <w:rStyle w:val="PageNumber"/>
          </w:rPr>
        </w:pPr>
        <w:ins w:id="163" w:author="Parks, Robbie M" w:date="2024-01-21T18:52:00Z">
          <w:r>
            <w:rPr>
              <w:rStyle w:val="PageNumber"/>
            </w:rPr>
            <w:fldChar w:fldCharType="begin"/>
          </w:r>
          <w:r>
            <w:rPr>
              <w:rStyle w:val="PageNumber"/>
            </w:rPr>
            <w:instrText xml:space="preserve"> PAGE </w:instrText>
          </w:r>
          <w:r>
            <w:rPr>
              <w:rStyle w:val="PageNumber"/>
            </w:rPr>
            <w:fldChar w:fldCharType="end"/>
          </w:r>
        </w:ins>
      </w:p>
      <w:customXmlInsRangeStart w:id="164" w:author="Parks, Robbie M" w:date="2024-01-21T18:52:00Z"/>
    </w:sdtContent>
  </w:sdt>
  <w:customXmlInsRangeEnd w:id="164"/>
  <w:p w14:paraId="00000043" w14:textId="0B1B0D38" w:rsidR="005629FE" w:rsidRDefault="005629FE">
    <w:pPr>
      <w:pBdr>
        <w:top w:val="nil"/>
        <w:left w:val="nil"/>
        <w:bottom w:val="nil"/>
        <w:right w:val="nil"/>
        <w:between w:val="nil"/>
      </w:pBdr>
      <w:tabs>
        <w:tab w:val="center" w:pos="4680"/>
        <w:tab w:val="right" w:pos="9360"/>
      </w:tabs>
      <w:jc w:val="center"/>
      <w:rPr>
        <w:color w:val="000000"/>
        <w:szCs w:val="24"/>
      </w:rPr>
    </w:pP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65" w:author="Parks, Robbie M" w:date="2024-01-21T18:52:00Z"/>
  <w:sdt>
    <w:sdtPr>
      <w:rPr>
        <w:rStyle w:val="PageNumber"/>
      </w:rPr>
      <w:id w:val="-222752111"/>
      <w:docPartObj>
        <w:docPartGallery w:val="Page Numbers (Bottom of Page)"/>
        <w:docPartUnique/>
      </w:docPartObj>
    </w:sdtPr>
    <w:sdtContent>
      <w:customXmlInsRangeEnd w:id="165"/>
      <w:p w14:paraId="3B075481" w14:textId="026A4A19" w:rsidR="00D67626" w:rsidRDefault="00D67626" w:rsidP="00A760C6">
        <w:pPr>
          <w:pStyle w:val="Footer"/>
          <w:framePr w:wrap="none" w:vAnchor="text" w:hAnchor="margin" w:xAlign="center" w:y="1"/>
          <w:rPr>
            <w:ins w:id="166" w:author="Parks, Robbie M" w:date="2024-01-21T18:52:00Z"/>
            <w:rStyle w:val="PageNumber"/>
          </w:rPr>
        </w:pPr>
        <w:ins w:id="167" w:author="Parks, Robbie M" w:date="2024-01-21T18:52:00Z">
          <w:r>
            <w:rPr>
              <w:rStyle w:val="PageNumber"/>
            </w:rPr>
            <w:fldChar w:fldCharType="begin"/>
          </w:r>
          <w:r>
            <w:rPr>
              <w:rStyle w:val="PageNumber"/>
            </w:rPr>
            <w:instrText xml:space="preserve"> PAGE </w:instrText>
          </w:r>
        </w:ins>
        <w:r>
          <w:rPr>
            <w:rStyle w:val="PageNumber"/>
          </w:rPr>
          <w:fldChar w:fldCharType="separate"/>
        </w:r>
        <w:r>
          <w:rPr>
            <w:rStyle w:val="PageNumber"/>
            <w:noProof/>
          </w:rPr>
          <w:t>4</w:t>
        </w:r>
        <w:ins w:id="168" w:author="Parks, Robbie M" w:date="2024-01-21T18:52:00Z">
          <w:r>
            <w:rPr>
              <w:rStyle w:val="PageNumber"/>
            </w:rPr>
            <w:fldChar w:fldCharType="end"/>
          </w:r>
        </w:ins>
      </w:p>
      <w:customXmlInsRangeStart w:id="169" w:author="Parks, Robbie M" w:date="2024-01-21T18:52:00Z"/>
    </w:sdtContent>
  </w:sdt>
  <w:customXmlInsRangeEnd w:id="169"/>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9FC0C" w14:textId="77777777" w:rsidR="00070175" w:rsidRDefault="00070175">
      <w:r>
        <w:separator/>
      </w:r>
    </w:p>
  </w:footnote>
  <w:footnote w:type="continuationSeparator" w:id="0">
    <w:p w14:paraId="29E6B2E3" w14:textId="77777777" w:rsidR="00070175" w:rsidRDefault="000701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15028D"/>
    <w:multiLevelType w:val="multilevel"/>
    <w:tmpl w:val="0DB8BE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40083A2C"/>
    <w:multiLevelType w:val="multilevel"/>
    <w:tmpl w:val="CD1AF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D06DB1"/>
    <w:multiLevelType w:val="multilevel"/>
    <w:tmpl w:val="F30CAE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FDE246A"/>
    <w:multiLevelType w:val="multilevel"/>
    <w:tmpl w:val="4A46F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426A2F"/>
    <w:multiLevelType w:val="multilevel"/>
    <w:tmpl w:val="C944E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296036">
    <w:abstractNumId w:val="5"/>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 w:numId="14" w16cid:durableId="1558739023">
    <w:abstractNumId w:val="6"/>
  </w:num>
  <w:num w:numId="15" w16cid:durableId="658970541">
    <w:abstractNumId w:val="2"/>
  </w:num>
  <w:num w:numId="16" w16cid:durableId="130488677">
    <w:abstractNumId w:val="3"/>
  </w:num>
  <w:num w:numId="17" w16cid:durableId="1847475053">
    <w:abstractNumId w:val="7"/>
  </w:num>
  <w:num w:numId="18" w16cid:durableId="12762514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17131"/>
    <w:rsid w:val="000268D1"/>
    <w:rsid w:val="00030332"/>
    <w:rsid w:val="00030EBE"/>
    <w:rsid w:val="0003370D"/>
    <w:rsid w:val="00053801"/>
    <w:rsid w:val="00057A6E"/>
    <w:rsid w:val="00066CD6"/>
    <w:rsid w:val="00070175"/>
    <w:rsid w:val="00075226"/>
    <w:rsid w:val="00075FC8"/>
    <w:rsid w:val="000767C1"/>
    <w:rsid w:val="00094005"/>
    <w:rsid w:val="000A2EBC"/>
    <w:rsid w:val="000A3E83"/>
    <w:rsid w:val="000B51C6"/>
    <w:rsid w:val="000B61B5"/>
    <w:rsid w:val="000D1F08"/>
    <w:rsid w:val="000D271F"/>
    <w:rsid w:val="000D46B0"/>
    <w:rsid w:val="00142D95"/>
    <w:rsid w:val="0014495F"/>
    <w:rsid w:val="00153CDA"/>
    <w:rsid w:val="00155BEE"/>
    <w:rsid w:val="0016243F"/>
    <w:rsid w:val="0016264F"/>
    <w:rsid w:val="00163749"/>
    <w:rsid w:val="00175A6D"/>
    <w:rsid w:val="001817B6"/>
    <w:rsid w:val="00182AF9"/>
    <w:rsid w:val="00184F01"/>
    <w:rsid w:val="00185AF1"/>
    <w:rsid w:val="00187D58"/>
    <w:rsid w:val="001B0557"/>
    <w:rsid w:val="001B0FA0"/>
    <w:rsid w:val="001C07F1"/>
    <w:rsid w:val="001D0E47"/>
    <w:rsid w:val="001F3E4F"/>
    <w:rsid w:val="002039BB"/>
    <w:rsid w:val="002053EB"/>
    <w:rsid w:val="00211195"/>
    <w:rsid w:val="00220C3B"/>
    <w:rsid w:val="00231D97"/>
    <w:rsid w:val="002402B8"/>
    <w:rsid w:val="00244841"/>
    <w:rsid w:val="0024591A"/>
    <w:rsid w:val="00250A4B"/>
    <w:rsid w:val="0026005D"/>
    <w:rsid w:val="0026311E"/>
    <w:rsid w:val="00287F59"/>
    <w:rsid w:val="002A7EB7"/>
    <w:rsid w:val="002C4A17"/>
    <w:rsid w:val="002D2930"/>
    <w:rsid w:val="002E12E3"/>
    <w:rsid w:val="002F30F1"/>
    <w:rsid w:val="00304B67"/>
    <w:rsid w:val="00323FC4"/>
    <w:rsid w:val="00325572"/>
    <w:rsid w:val="003263D2"/>
    <w:rsid w:val="0033140B"/>
    <w:rsid w:val="003333C2"/>
    <w:rsid w:val="00351B6F"/>
    <w:rsid w:val="00352433"/>
    <w:rsid w:val="0036328E"/>
    <w:rsid w:val="00363FF1"/>
    <w:rsid w:val="00377D75"/>
    <w:rsid w:val="00381C69"/>
    <w:rsid w:val="003841A3"/>
    <w:rsid w:val="00397AC7"/>
    <w:rsid w:val="003A7310"/>
    <w:rsid w:val="003B0DA5"/>
    <w:rsid w:val="003C78EA"/>
    <w:rsid w:val="003F0B7D"/>
    <w:rsid w:val="003F1BD7"/>
    <w:rsid w:val="003F7D5A"/>
    <w:rsid w:val="004024CF"/>
    <w:rsid w:val="00410F30"/>
    <w:rsid w:val="00414460"/>
    <w:rsid w:val="00420CA3"/>
    <w:rsid w:val="0042283E"/>
    <w:rsid w:val="0042530B"/>
    <w:rsid w:val="0047780E"/>
    <w:rsid w:val="00495B23"/>
    <w:rsid w:val="004A03A2"/>
    <w:rsid w:val="004A67DB"/>
    <w:rsid w:val="004C02D7"/>
    <w:rsid w:val="004C4BD4"/>
    <w:rsid w:val="004F261B"/>
    <w:rsid w:val="005166FA"/>
    <w:rsid w:val="00517C3A"/>
    <w:rsid w:val="0052651A"/>
    <w:rsid w:val="00530126"/>
    <w:rsid w:val="00554015"/>
    <w:rsid w:val="005629FE"/>
    <w:rsid w:val="0056467A"/>
    <w:rsid w:val="00572287"/>
    <w:rsid w:val="00575885"/>
    <w:rsid w:val="00580742"/>
    <w:rsid w:val="00590DE3"/>
    <w:rsid w:val="00595B9E"/>
    <w:rsid w:val="005A2D82"/>
    <w:rsid w:val="005A42BE"/>
    <w:rsid w:val="005A68DE"/>
    <w:rsid w:val="005C335B"/>
    <w:rsid w:val="005C65C8"/>
    <w:rsid w:val="005C74CF"/>
    <w:rsid w:val="005D55FD"/>
    <w:rsid w:val="005D67F7"/>
    <w:rsid w:val="005D6CB9"/>
    <w:rsid w:val="005F6CED"/>
    <w:rsid w:val="005F72BC"/>
    <w:rsid w:val="006121D5"/>
    <w:rsid w:val="0062700E"/>
    <w:rsid w:val="006311DD"/>
    <w:rsid w:val="006327DA"/>
    <w:rsid w:val="006372B5"/>
    <w:rsid w:val="00647FA4"/>
    <w:rsid w:val="00661E87"/>
    <w:rsid w:val="0066320F"/>
    <w:rsid w:val="00671F5E"/>
    <w:rsid w:val="006760B5"/>
    <w:rsid w:val="00684957"/>
    <w:rsid w:val="00684CB5"/>
    <w:rsid w:val="0068703A"/>
    <w:rsid w:val="00687B68"/>
    <w:rsid w:val="006938B7"/>
    <w:rsid w:val="006B2D73"/>
    <w:rsid w:val="006B449B"/>
    <w:rsid w:val="006C6E3A"/>
    <w:rsid w:val="006E214C"/>
    <w:rsid w:val="006F2819"/>
    <w:rsid w:val="00706877"/>
    <w:rsid w:val="00710D3E"/>
    <w:rsid w:val="00724018"/>
    <w:rsid w:val="00743FBC"/>
    <w:rsid w:val="00752A63"/>
    <w:rsid w:val="0075595B"/>
    <w:rsid w:val="0076328F"/>
    <w:rsid w:val="00777268"/>
    <w:rsid w:val="00791CBC"/>
    <w:rsid w:val="00795B4C"/>
    <w:rsid w:val="007A0132"/>
    <w:rsid w:val="007A2AAE"/>
    <w:rsid w:val="0080218C"/>
    <w:rsid w:val="00804876"/>
    <w:rsid w:val="0082027E"/>
    <w:rsid w:val="00827C31"/>
    <w:rsid w:val="00834CD2"/>
    <w:rsid w:val="00835E62"/>
    <w:rsid w:val="008420F2"/>
    <w:rsid w:val="00856FD6"/>
    <w:rsid w:val="008605F4"/>
    <w:rsid w:val="008735A5"/>
    <w:rsid w:val="008972F4"/>
    <w:rsid w:val="008A0EED"/>
    <w:rsid w:val="008A5F3A"/>
    <w:rsid w:val="008A6D00"/>
    <w:rsid w:val="008C6A11"/>
    <w:rsid w:val="008C6ADD"/>
    <w:rsid w:val="008D4E3E"/>
    <w:rsid w:val="008F0973"/>
    <w:rsid w:val="008F32BF"/>
    <w:rsid w:val="00904FB2"/>
    <w:rsid w:val="00935F54"/>
    <w:rsid w:val="00936CBF"/>
    <w:rsid w:val="00945BD5"/>
    <w:rsid w:val="00962FE6"/>
    <w:rsid w:val="00964215"/>
    <w:rsid w:val="0096513F"/>
    <w:rsid w:val="00967352"/>
    <w:rsid w:val="00970EDC"/>
    <w:rsid w:val="009738D5"/>
    <w:rsid w:val="0098667C"/>
    <w:rsid w:val="009A5AEB"/>
    <w:rsid w:val="009B3172"/>
    <w:rsid w:val="009B658D"/>
    <w:rsid w:val="009B7B98"/>
    <w:rsid w:val="009C5950"/>
    <w:rsid w:val="009C7EC1"/>
    <w:rsid w:val="009D000C"/>
    <w:rsid w:val="009D4625"/>
    <w:rsid w:val="00A075B1"/>
    <w:rsid w:val="00A12493"/>
    <w:rsid w:val="00A17565"/>
    <w:rsid w:val="00A27692"/>
    <w:rsid w:val="00A33A06"/>
    <w:rsid w:val="00A41537"/>
    <w:rsid w:val="00A477BE"/>
    <w:rsid w:val="00A57815"/>
    <w:rsid w:val="00A66CD0"/>
    <w:rsid w:val="00A70536"/>
    <w:rsid w:val="00A71BA2"/>
    <w:rsid w:val="00A9316A"/>
    <w:rsid w:val="00A93585"/>
    <w:rsid w:val="00A97672"/>
    <w:rsid w:val="00AA1546"/>
    <w:rsid w:val="00AA7F31"/>
    <w:rsid w:val="00AB281C"/>
    <w:rsid w:val="00AB5F7A"/>
    <w:rsid w:val="00AB6881"/>
    <w:rsid w:val="00AF6F58"/>
    <w:rsid w:val="00B02FF2"/>
    <w:rsid w:val="00B05520"/>
    <w:rsid w:val="00B0684C"/>
    <w:rsid w:val="00B078F9"/>
    <w:rsid w:val="00B1588A"/>
    <w:rsid w:val="00B32C9D"/>
    <w:rsid w:val="00B35AA3"/>
    <w:rsid w:val="00B36AB7"/>
    <w:rsid w:val="00B429B2"/>
    <w:rsid w:val="00B6345D"/>
    <w:rsid w:val="00B80A71"/>
    <w:rsid w:val="00B9637D"/>
    <w:rsid w:val="00BB0B6D"/>
    <w:rsid w:val="00BB60D3"/>
    <w:rsid w:val="00BC48AE"/>
    <w:rsid w:val="00BD1327"/>
    <w:rsid w:val="00BD13EA"/>
    <w:rsid w:val="00BD237D"/>
    <w:rsid w:val="00BF3089"/>
    <w:rsid w:val="00BF36DD"/>
    <w:rsid w:val="00C36B63"/>
    <w:rsid w:val="00C56A8A"/>
    <w:rsid w:val="00C578F1"/>
    <w:rsid w:val="00C77F50"/>
    <w:rsid w:val="00C8022D"/>
    <w:rsid w:val="00C8351C"/>
    <w:rsid w:val="00C856DA"/>
    <w:rsid w:val="00C928DB"/>
    <w:rsid w:val="00C93D5E"/>
    <w:rsid w:val="00CA6D75"/>
    <w:rsid w:val="00CB1678"/>
    <w:rsid w:val="00CB4EB2"/>
    <w:rsid w:val="00CB5F9D"/>
    <w:rsid w:val="00CD437D"/>
    <w:rsid w:val="00CE1C7F"/>
    <w:rsid w:val="00CE2D8C"/>
    <w:rsid w:val="00CE4A89"/>
    <w:rsid w:val="00D02A45"/>
    <w:rsid w:val="00D06A69"/>
    <w:rsid w:val="00D12571"/>
    <w:rsid w:val="00D50C18"/>
    <w:rsid w:val="00D60BA8"/>
    <w:rsid w:val="00D6151F"/>
    <w:rsid w:val="00D63234"/>
    <w:rsid w:val="00D67626"/>
    <w:rsid w:val="00D67895"/>
    <w:rsid w:val="00D67D0A"/>
    <w:rsid w:val="00D859C2"/>
    <w:rsid w:val="00D90F1A"/>
    <w:rsid w:val="00D9553B"/>
    <w:rsid w:val="00DC0B43"/>
    <w:rsid w:val="00DD0E87"/>
    <w:rsid w:val="00DD5407"/>
    <w:rsid w:val="00DE4CB4"/>
    <w:rsid w:val="00DF1454"/>
    <w:rsid w:val="00DF1EA8"/>
    <w:rsid w:val="00E170CE"/>
    <w:rsid w:val="00E45E8B"/>
    <w:rsid w:val="00E5282B"/>
    <w:rsid w:val="00E65734"/>
    <w:rsid w:val="00E662AA"/>
    <w:rsid w:val="00E76DEC"/>
    <w:rsid w:val="00E83301"/>
    <w:rsid w:val="00E97468"/>
    <w:rsid w:val="00EA2B30"/>
    <w:rsid w:val="00EA4A3E"/>
    <w:rsid w:val="00EC4B07"/>
    <w:rsid w:val="00F0440E"/>
    <w:rsid w:val="00F1771E"/>
    <w:rsid w:val="00F20F6B"/>
    <w:rsid w:val="00F31467"/>
    <w:rsid w:val="00F32BC2"/>
    <w:rsid w:val="00F41D6A"/>
    <w:rsid w:val="00F531B5"/>
    <w:rsid w:val="00F5557C"/>
    <w:rsid w:val="00F55AB1"/>
    <w:rsid w:val="00F5646E"/>
    <w:rsid w:val="00F62A81"/>
    <w:rsid w:val="00F65082"/>
    <w:rsid w:val="00F8725A"/>
    <w:rsid w:val="00F95AA5"/>
    <w:rsid w:val="00FA0A15"/>
    <w:rsid w:val="00FA1513"/>
    <w:rsid w:val="00FC072F"/>
    <w:rsid w:val="00FC48BE"/>
    <w:rsid w:val="00FD12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risonpolicy.org/profiles/AZ.html" TargetMode="External"/><Relationship Id="rId18" Type="http://schemas.openxmlformats.org/officeDocument/2006/relationships/image" Target="media/image2.emf"/><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hyperlink" Target="https://www.prisonpolicy.org/profiles/TX.html" TargetMode="External"/><Relationship Id="rId17" Type="http://schemas.openxmlformats.org/officeDocument/2006/relationships/image" Target="media/image1.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pic.org/publication/californias-prison-population/" TargetMode="External"/><Relationship Id="rId24" Type="http://schemas.openxmlformats.org/officeDocument/2006/relationships/image" Target="media/image8.emf"/><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7.emf"/><Relationship Id="rId10" Type="http://schemas.openxmlformats.org/officeDocument/2006/relationships/hyperlink" Target="https://www.prisonpolicy.org/reports/income.html" TargetMode="External"/><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hyperlink" Target="https://nicic.gov/weblink/beyond-count-deep-dive-state-prison-populations-2022" TargetMode="Externa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19</Pages>
  <Words>4579</Words>
  <Characters>26103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88</cp:revision>
  <dcterms:created xsi:type="dcterms:W3CDTF">2023-12-19T00:45:00Z</dcterms:created>
  <dcterms:modified xsi:type="dcterms:W3CDTF">2024-01-22T00:01:00Z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