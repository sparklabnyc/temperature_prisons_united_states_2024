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w:t>
      </w:r>
      <w:proofErr w:type="gramStart"/>
      <w:r w:rsidRPr="00E03C33">
        <w:rPr>
          <w:b/>
          <w:color w:val="000000"/>
          <w:lang w:val="en-US"/>
        </w:rPr>
        <w:t>taking into account</w:t>
      </w:r>
      <w:proofErr w:type="gramEnd"/>
      <w:r w:rsidRPr="00E03C33">
        <w:rPr>
          <w:b/>
          <w:color w:val="000000"/>
          <w:lang w:val="en-US"/>
        </w:rPr>
        <w:t xml:space="preserve">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w:t>
      </w:r>
      <w:proofErr w:type="spellStart"/>
      <w:r w:rsidRPr="00E03C33">
        <w:rPr>
          <w:b/>
          <w:color w:val="000000"/>
          <w:lang w:val="en-US"/>
        </w:rPr>
        <w:t>analysed</w:t>
      </w:r>
      <w:proofErr w:type="spellEnd"/>
      <w:r w:rsidRPr="00E03C33">
        <w:rPr>
          <w:b/>
          <w:color w:val="000000"/>
          <w:lang w:val="en-US"/>
        </w:rPr>
        <w:t xml:space="preserve">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w:t>
      </w:r>
      <w:proofErr w:type="gramStart"/>
      <w:r w:rsidRPr="00E03C33">
        <w:rPr>
          <w:b/>
          <w:color w:val="000000"/>
          <w:lang w:val="en-US"/>
        </w:rPr>
        <w:t>stress“</w:t>
      </w:r>
      <w:proofErr w:type="gramEnd"/>
      <w:r w:rsidRPr="00E03C33">
        <w:rPr>
          <w:b/>
          <w:color w:val="000000"/>
          <w:lang w:val="en-US"/>
        </w:rPr>
        <w:t>, which I must say is still an interesting scientific and social question.</w:t>
      </w:r>
    </w:p>
    <w:p w14:paraId="41042B42" w14:textId="77777777" w:rsidR="00D8151A" w:rsidRDefault="00000000">
      <w:pPr>
        <w:jc w:val="both"/>
        <w:rPr>
          <w:b/>
          <w:color w:val="000000"/>
          <w:lang w:val="en-US"/>
        </w:rPr>
      </w:pPr>
      <w:r w:rsidRPr="00E03C33">
        <w:rPr>
          <w:b/>
          <w:color w:val="000000"/>
          <w:lang w:val="en-US"/>
        </w:rPr>
        <w:t> </w:t>
      </w:r>
    </w:p>
    <w:p w14:paraId="3D9EE97B" w14:textId="446580E4" w:rsidR="00D8151A" w:rsidRDefault="00000000">
      <w:pPr>
        <w:jc w:val="both"/>
        <w:rPr>
          <w:bCs/>
          <w:color w:val="000000"/>
          <w:lang w:val="en-US"/>
        </w:rPr>
      </w:pPr>
      <w:r w:rsidRPr="00E03C33">
        <w:rPr>
          <w:color w:val="000000"/>
          <w:lang w:val="en-US"/>
        </w:rPr>
        <w:t xml:space="preserve">We </w:t>
      </w:r>
      <w:r w:rsidR="00A145A5">
        <w:rPr>
          <w:color w:val="000000"/>
          <w:lang w:val="en-US"/>
        </w:rPr>
        <w:t xml:space="preserve">agree with the </w:t>
      </w:r>
      <w:r w:rsidR="00EC31C5">
        <w:rPr>
          <w:color w:val="000000"/>
          <w:lang w:val="en-US"/>
        </w:rPr>
        <w:t>R</w:t>
      </w:r>
      <w:r w:rsidR="00A145A5">
        <w:rPr>
          <w:color w:val="000000"/>
          <w:lang w:val="en-US"/>
        </w:rPr>
        <w:t>eviewer</w:t>
      </w:r>
      <w:r w:rsidR="007E1D39">
        <w:rPr>
          <w:color w:val="000000"/>
          <w:lang w:val="en-US"/>
        </w:rPr>
        <w:t xml:space="preserve"> that quantifying the level of danger </w:t>
      </w:r>
      <w:r w:rsidR="00004D8D">
        <w:rPr>
          <w:color w:val="000000"/>
          <w:lang w:val="en-US"/>
        </w:rPr>
        <w:t>to incarcerated people would be via epidemiological methods and outside the scope of the Brief Commentary</w:t>
      </w:r>
      <w:r w:rsidR="00D8151A">
        <w:rPr>
          <w:color w:val="000000"/>
          <w:lang w:val="en-US"/>
        </w:rPr>
        <w:t xml:space="preserve">. </w:t>
      </w:r>
      <w:r w:rsidR="00D8151A">
        <w:rPr>
          <w:lang w:val="en-US"/>
        </w:rPr>
        <w:t>We also agree with the</w:t>
      </w:r>
      <w:r w:rsidR="00403744">
        <w:rPr>
          <w:lang w:val="en-US"/>
        </w:rPr>
        <w:t xml:space="preserve"> </w:t>
      </w:r>
      <w:r w:rsidR="004D5F6D">
        <w:rPr>
          <w:lang w:val="en-US"/>
        </w:rPr>
        <w:t>R</w:t>
      </w:r>
      <w:r w:rsidR="00403744">
        <w:rPr>
          <w:lang w:val="en-US"/>
        </w:rPr>
        <w:t>eviewer’s</w:t>
      </w:r>
      <w:r w:rsidR="00D8151A">
        <w:rPr>
          <w:lang w:val="en-US"/>
        </w:rPr>
        <w:t xml:space="preserve"> point regarding </w:t>
      </w:r>
      <w:r w:rsidR="00D8151A" w:rsidRPr="00327E00">
        <w:rPr>
          <w:bCs/>
          <w:color w:val="000000"/>
          <w:lang w:val="en-US"/>
        </w:rPr>
        <w:t xml:space="preserve">compound </w:t>
      </w:r>
      <w:r w:rsidR="00911BC6">
        <w:rPr>
          <w:bCs/>
          <w:color w:val="000000"/>
          <w:lang w:val="en-US"/>
        </w:rPr>
        <w:t>humid-heat</w:t>
      </w:r>
      <w:r w:rsidR="00D8151A" w:rsidRPr="00327E00">
        <w:rPr>
          <w:bCs/>
          <w:color w:val="000000"/>
          <w:lang w:val="en-US"/>
        </w:rPr>
        <w:t xml:space="preserve"> conditions</w:t>
      </w:r>
      <w:r w:rsidR="00403744">
        <w:rPr>
          <w:bCs/>
          <w:color w:val="000000"/>
          <w:lang w:val="en-US"/>
        </w:rPr>
        <w:t xml:space="preserve"> – </w:t>
      </w:r>
      <w:r w:rsidR="00D8151A">
        <w:rPr>
          <w:bCs/>
          <w:color w:val="000000"/>
          <w:lang w:val="en-US"/>
        </w:rPr>
        <w:t xml:space="preserve">the thresholds we use for </w:t>
      </w:r>
      <w:proofErr w:type="spellStart"/>
      <w:r w:rsidR="00D8151A">
        <w:rPr>
          <w:bCs/>
          <w:color w:val="000000"/>
          <w:lang w:val="en-US"/>
        </w:rPr>
        <w:t>WBGTmax</w:t>
      </w:r>
      <w:proofErr w:type="spellEnd"/>
      <w:r w:rsidR="00D8151A">
        <w:rPr>
          <w:bCs/>
          <w:color w:val="000000"/>
          <w:lang w:val="en-US"/>
        </w:rPr>
        <w:t xml:space="preserve"> to identify potentially hazardous heat can be a range of non-linear combinations</w:t>
      </w:r>
      <w:r w:rsidR="00403744">
        <w:rPr>
          <w:bCs/>
          <w:color w:val="000000"/>
          <w:lang w:val="en-US"/>
        </w:rPr>
        <w:t xml:space="preserve"> </w:t>
      </w:r>
      <w:r w:rsidR="00D8151A" w:rsidRPr="00403744">
        <w:rPr>
          <w:bCs/>
          <w:color w:val="000000"/>
          <w:lang w:val="en-US"/>
        </w:rPr>
        <w:t>between</w:t>
      </w:r>
      <w:r w:rsidR="00D8151A">
        <w:rPr>
          <w:bCs/>
          <w:color w:val="000000"/>
          <w:lang w:val="en-US"/>
        </w:rPr>
        <w:t xml:space="preserve"> air temperatures and humidity </w:t>
      </w:r>
      <w:r w:rsidR="00403744">
        <w:rPr>
          <w:bCs/>
          <w:color w:val="000000"/>
          <w:lang w:val="en-US"/>
        </w:rPr>
        <w:t xml:space="preserve">(see Baldwin </w:t>
      </w:r>
      <w:r w:rsidR="00403744">
        <w:rPr>
          <w:bCs/>
          <w:i/>
          <w:iCs/>
          <w:color w:val="000000"/>
          <w:lang w:val="en-US"/>
        </w:rPr>
        <w:t>et</w:t>
      </w:r>
      <w:r w:rsidR="00403744" w:rsidRPr="00403744">
        <w:rPr>
          <w:bCs/>
          <w:i/>
          <w:iCs/>
          <w:color w:val="000000"/>
          <w:lang w:val="en-US"/>
        </w:rPr>
        <w:t xml:space="preserve"> al</w:t>
      </w:r>
      <w:r w:rsidR="00403744">
        <w:rPr>
          <w:bCs/>
          <w:color w:val="000000"/>
          <w:lang w:val="en-US"/>
        </w:rPr>
        <w:t xml:space="preserve">. 2023) </w:t>
      </w:r>
      <w:r w:rsidR="00D8151A">
        <w:rPr>
          <w:bCs/>
          <w:color w:val="000000"/>
          <w:lang w:val="en-US"/>
        </w:rPr>
        <w:t xml:space="preserve">that </w:t>
      </w:r>
      <w:r w:rsidR="00403744">
        <w:rPr>
          <w:bCs/>
          <w:color w:val="000000"/>
          <w:lang w:val="en-US"/>
        </w:rPr>
        <w:t xml:space="preserve">do not delineate between </w:t>
      </w:r>
      <w:r w:rsidR="00D8151A">
        <w:rPr>
          <w:bCs/>
          <w:color w:val="000000"/>
          <w:lang w:val="en-US"/>
        </w:rPr>
        <w:t>humid-heat</w:t>
      </w:r>
      <w:r w:rsidR="00403744">
        <w:rPr>
          <w:bCs/>
          <w:color w:val="000000"/>
          <w:lang w:val="en-US"/>
        </w:rPr>
        <w:t xml:space="preserve"> and dry-heat. </w:t>
      </w:r>
    </w:p>
    <w:p w14:paraId="26F4C876" w14:textId="77777777" w:rsidR="00D8151A" w:rsidRDefault="00D8151A">
      <w:pPr>
        <w:jc w:val="both"/>
        <w:rPr>
          <w:bCs/>
          <w:color w:val="000000"/>
          <w:lang w:val="en-US"/>
        </w:rPr>
      </w:pPr>
    </w:p>
    <w:p w14:paraId="4FC6B534" w14:textId="7942FC3E" w:rsidR="001E45F0" w:rsidRDefault="002C5730">
      <w:pPr>
        <w:jc w:val="both"/>
        <w:rPr>
          <w:color w:val="000000"/>
          <w:lang w:val="en-US"/>
        </w:rPr>
      </w:pPr>
      <w:r>
        <w:rPr>
          <w:bCs/>
          <w:color w:val="000000"/>
          <w:lang w:val="en-US"/>
        </w:rPr>
        <w:t>In response to the Reviewer’s valid concerns</w:t>
      </w:r>
      <w:r w:rsidR="00D8151A">
        <w:rPr>
          <w:bCs/>
          <w:color w:val="000000"/>
          <w:lang w:val="en-US"/>
        </w:rPr>
        <w:t>, while we</w:t>
      </w:r>
      <w:r w:rsidR="00D8151A">
        <w:rPr>
          <w:color w:val="000000"/>
          <w:lang w:val="en-US"/>
        </w:rPr>
        <w:t xml:space="preserve"> ultimately defer to the </w:t>
      </w:r>
      <w:r w:rsidR="00B7404B">
        <w:rPr>
          <w:color w:val="000000"/>
          <w:lang w:val="en-US"/>
        </w:rPr>
        <w:t>R</w:t>
      </w:r>
      <w:r w:rsidR="00D8151A">
        <w:rPr>
          <w:color w:val="000000"/>
          <w:lang w:val="en-US"/>
        </w:rPr>
        <w:t>eviewer</w:t>
      </w:r>
      <w:r w:rsidR="00851A12">
        <w:rPr>
          <w:color w:val="000000"/>
          <w:lang w:val="en-US"/>
        </w:rPr>
        <w:t>s</w:t>
      </w:r>
      <w:r w:rsidR="00D8151A">
        <w:rPr>
          <w:color w:val="000000"/>
          <w:lang w:val="en-US"/>
        </w:rPr>
        <w:t xml:space="preserve"> and </w:t>
      </w:r>
      <w:r w:rsidR="008D0ED9">
        <w:rPr>
          <w:color w:val="000000"/>
          <w:lang w:val="en-US"/>
        </w:rPr>
        <w:t>E</w:t>
      </w:r>
      <w:r w:rsidR="00D8151A">
        <w:rPr>
          <w:color w:val="000000"/>
          <w:lang w:val="en-US"/>
        </w:rPr>
        <w:t>ditor</w:t>
      </w:r>
      <w:r w:rsidR="001A169E">
        <w:rPr>
          <w:color w:val="000000"/>
          <w:lang w:val="en-US"/>
        </w:rPr>
        <w:t>s</w:t>
      </w:r>
      <w:r w:rsidR="00D8151A">
        <w:rPr>
          <w:color w:val="000000"/>
          <w:lang w:val="en-US"/>
        </w:rPr>
        <w:t xml:space="preserve">, we </w:t>
      </w:r>
      <w:r w:rsidR="00D8151A" w:rsidRPr="00E03C33">
        <w:rPr>
          <w:color w:val="000000"/>
          <w:lang w:val="en-US"/>
        </w:rPr>
        <w:t xml:space="preserve">have reframed the </w:t>
      </w:r>
      <w:r w:rsidR="00D8151A">
        <w:rPr>
          <w:color w:val="000000"/>
          <w:lang w:val="en-US"/>
        </w:rPr>
        <w:t xml:space="preserve">terminology </w:t>
      </w:r>
      <w:r w:rsidR="00D8151A" w:rsidRPr="00E03C33">
        <w:rPr>
          <w:color w:val="000000"/>
          <w:lang w:val="en-US"/>
        </w:rPr>
        <w:t>to</w:t>
      </w:r>
      <w:r w:rsidR="00A145A5">
        <w:rPr>
          <w:color w:val="000000"/>
          <w:lang w:val="en-US"/>
        </w:rPr>
        <w:t xml:space="preserve"> emphasize “potentially hazardous heat”</w:t>
      </w:r>
      <w:r w:rsidR="00D8151A">
        <w:rPr>
          <w:color w:val="000000"/>
          <w:lang w:val="en-US"/>
        </w:rPr>
        <w:t xml:space="preserve"> to clearly </w:t>
      </w:r>
      <w:r w:rsidR="00A145A5">
        <w:rPr>
          <w:color w:val="000000"/>
          <w:lang w:val="en-US"/>
        </w:rPr>
        <w:t xml:space="preserve">define in our main results as the number of days per year daily maximum wet bulb globe temperature </w:t>
      </w:r>
      <w:r w:rsidR="004C78B9">
        <w:rPr>
          <w:color w:val="000000"/>
          <w:lang w:val="en-US"/>
        </w:rPr>
        <w:t>(</w:t>
      </w:r>
      <w:proofErr w:type="spellStart"/>
      <w:r w:rsidR="004C78B9">
        <w:rPr>
          <w:color w:val="000000"/>
          <w:lang w:val="en-US"/>
        </w:rPr>
        <w:t>WBGTmax</w:t>
      </w:r>
      <w:proofErr w:type="spellEnd"/>
      <w:r w:rsidR="004C78B9">
        <w:rPr>
          <w:color w:val="000000"/>
          <w:lang w:val="en-US"/>
        </w:rPr>
        <w:t xml:space="preserve">) </w:t>
      </w:r>
      <w:r w:rsidR="00A145A5">
        <w:rPr>
          <w:color w:val="000000"/>
          <w:lang w:val="en-US"/>
        </w:rPr>
        <w:t>exceeds 28°C</w:t>
      </w:r>
      <w:r w:rsidR="00E55750">
        <w:rPr>
          <w:color w:val="000000"/>
          <w:lang w:val="en-US"/>
        </w:rPr>
        <w:t xml:space="preserve"> </w:t>
      </w:r>
      <w:r w:rsidR="00A443DB">
        <w:rPr>
          <w:color w:val="000000"/>
          <w:lang w:val="en-US"/>
        </w:rPr>
        <w:t xml:space="preserve">in the revised </w:t>
      </w:r>
      <w:r w:rsidR="00A443DB" w:rsidRPr="005B4A40">
        <w:rPr>
          <w:color w:val="000000"/>
          <w:lang w:val="en-US"/>
        </w:rPr>
        <w:t>manuscript (P</w:t>
      </w:r>
      <w:r w:rsidR="00224241" w:rsidRPr="005B4A40">
        <w:rPr>
          <w:color w:val="000000"/>
          <w:lang w:val="en-US"/>
        </w:rPr>
        <w:t>P</w:t>
      </w:r>
      <w:r w:rsidR="00A443DB" w:rsidRPr="005B4A40">
        <w:rPr>
          <w:color w:val="000000"/>
          <w:lang w:val="en-US"/>
        </w:rPr>
        <w:t xml:space="preserve">. </w:t>
      </w:r>
      <w:r w:rsidR="00224241" w:rsidRPr="005B4A40">
        <w:rPr>
          <w:color w:val="000000"/>
          <w:lang w:val="en-US"/>
        </w:rPr>
        <w:t>3-4</w:t>
      </w:r>
      <w:r w:rsidR="00A443DB" w:rsidRPr="005B4A40">
        <w:rPr>
          <w:color w:val="000000"/>
          <w:lang w:val="en-US"/>
        </w:rPr>
        <w:t xml:space="preserve">, Lines </w:t>
      </w:r>
      <w:r w:rsidR="001D4BBE" w:rsidRPr="005B4A40">
        <w:rPr>
          <w:color w:val="000000"/>
          <w:lang w:val="en-US"/>
        </w:rPr>
        <w:t>70</w:t>
      </w:r>
      <w:r w:rsidR="00A443DB" w:rsidRPr="005B4A40">
        <w:rPr>
          <w:color w:val="000000"/>
          <w:lang w:val="en-US"/>
        </w:rPr>
        <w:t>-</w:t>
      </w:r>
      <w:r w:rsidR="001D4BBE" w:rsidRPr="005B4A40">
        <w:rPr>
          <w:color w:val="000000"/>
          <w:lang w:val="en-US"/>
        </w:rPr>
        <w:t>74</w:t>
      </w:r>
      <w:r w:rsidR="00A443DB" w:rsidRPr="005B4A40">
        <w:rPr>
          <w:color w:val="000000"/>
          <w:lang w:val="en-US"/>
        </w:rPr>
        <w:t>):</w:t>
      </w:r>
    </w:p>
    <w:p w14:paraId="0F885D3C" w14:textId="77777777" w:rsidR="001E45F0" w:rsidRDefault="001E45F0">
      <w:pPr>
        <w:jc w:val="both"/>
        <w:rPr>
          <w:color w:val="000000"/>
          <w:lang w:val="en-US"/>
        </w:rPr>
      </w:pPr>
    </w:p>
    <w:p w14:paraId="645D8054" w14:textId="41968CF2" w:rsidR="001E45F0" w:rsidRDefault="00656FE5">
      <w:pPr>
        <w:jc w:val="both"/>
        <w:rPr>
          <w:i/>
          <w:iCs/>
          <w:color w:val="000000"/>
          <w:vertAlign w:val="superscript"/>
          <w:lang w:val="en-US"/>
        </w:rPr>
      </w:pPr>
      <w:r w:rsidRPr="00A95E26">
        <w:rPr>
          <w:i/>
          <w:iCs/>
          <w:color w:val="000000"/>
          <w:lang w:val="en-US"/>
          <w:rPrChange w:id="0" w:author="Parks, Robbie M" w:date="2023-10-02T23:11:00Z">
            <w:rPr>
              <w:color w:val="000000" w:themeColor="text1"/>
              <w:lang w:val="en-US"/>
            </w:rPr>
          </w:rPrChange>
        </w:rPr>
        <w:t xml:space="preserve">We define </w:t>
      </w:r>
      <w:del w:id="1" w:author="Parks, Robbie M" w:date="2023-10-02T23:11:00Z">
        <w:r w:rsidRPr="00A95E26">
          <w:rPr>
            <w:i/>
            <w:iCs/>
            <w:color w:val="000000"/>
            <w:lang w:val="en-US"/>
          </w:rPr>
          <w:delText>dangerous humid</w:delText>
        </w:r>
      </w:del>
      <w:ins w:id="2" w:author="Parks, Robbie M" w:date="2023-10-02T23:11:00Z">
        <w:r w:rsidRPr="00A95E26">
          <w:rPr>
            <w:i/>
            <w:iCs/>
            <w:color w:val="000000"/>
            <w:lang w:val="en-US"/>
          </w:rPr>
          <w:t>potentially hazardous</w:t>
        </w:r>
      </w:ins>
      <w:r w:rsidRPr="00A95E26">
        <w:rPr>
          <w:i/>
          <w:iCs/>
          <w:color w:val="000000"/>
          <w:lang w:val="en-US"/>
          <w:rPrChange w:id="3" w:author="Parks, Robbie M" w:date="2023-10-02T23:11:00Z">
            <w:rPr>
              <w:color w:val="000000" w:themeColor="text1"/>
              <w:lang w:val="en-US"/>
            </w:rPr>
          </w:rPrChange>
        </w:rPr>
        <w:t xml:space="preserve"> heat as the number of days per year where the </w:t>
      </w:r>
      <w:ins w:id="4" w:author="Parks, Robbie M" w:date="2023-10-02T23:11:00Z">
        <w:r w:rsidRPr="00A95E26">
          <w:rPr>
            <w:i/>
            <w:iCs/>
            <w:color w:val="000000"/>
            <w:lang w:val="en-US"/>
          </w:rPr>
          <w:t xml:space="preserve">indoor </w:t>
        </w:r>
      </w:ins>
      <w:r w:rsidRPr="00A95E26">
        <w:rPr>
          <w:i/>
          <w:iCs/>
          <w:color w:val="000000"/>
          <w:lang w:val="en-US"/>
          <w:rPrChange w:id="5" w:author="Parks, Robbie M" w:date="2023-10-02T23:11:00Z">
            <w:rPr>
              <w:color w:val="000000" w:themeColor="text1"/>
              <w:lang w:val="en-US"/>
            </w:rPr>
          </w:rPrChange>
        </w:rPr>
        <w:t>maximum wet bulb globe temperature (</w:t>
      </w:r>
      <w:proofErr w:type="spellStart"/>
      <w:r w:rsidRPr="00A95E26">
        <w:rPr>
          <w:i/>
          <w:iCs/>
          <w:color w:val="000000"/>
          <w:lang w:val="en-US"/>
          <w:rPrChange w:id="6" w:author="Parks, Robbie M" w:date="2023-10-02T23:11:00Z">
            <w:rPr>
              <w:color w:val="000000" w:themeColor="text1"/>
              <w:lang w:val="en-US"/>
            </w:rPr>
          </w:rPrChange>
        </w:rPr>
        <w:t>WBGT</w:t>
      </w:r>
      <w:r w:rsidRPr="00A95E26">
        <w:rPr>
          <w:i/>
          <w:iCs/>
          <w:color w:val="000000"/>
          <w:vertAlign w:val="subscript"/>
          <w:lang w:val="en-US"/>
          <w:rPrChange w:id="7" w:author="Parks, Robbie M" w:date="2023-10-02T23:11:00Z">
            <w:rPr>
              <w:color w:val="000000" w:themeColor="text1"/>
              <w:vertAlign w:val="subscript"/>
              <w:lang w:val="en-US"/>
            </w:rPr>
          </w:rPrChange>
        </w:rPr>
        <w:t>max</w:t>
      </w:r>
      <w:proofErr w:type="spellEnd"/>
      <w:r w:rsidRPr="00A95E26">
        <w:rPr>
          <w:i/>
          <w:iCs/>
          <w:color w:val="000000"/>
          <w:lang w:val="en-US"/>
          <w:rPrChange w:id="8" w:author="Parks, Robbie M" w:date="2023-10-02T23:11:00Z">
            <w:rPr>
              <w:color w:val="000000" w:themeColor="text1"/>
              <w:lang w:val="en-US"/>
            </w:rPr>
          </w:rPrChange>
        </w:rPr>
        <w:t xml:space="preserve">) </w:t>
      </w:r>
      <w:del w:id="9" w:author="Parks, Robbie M" w:date="2023-10-02T23:11:00Z">
        <w:r w:rsidRPr="00A95E26">
          <w:rPr>
            <w:i/>
            <w:iCs/>
            <w:color w:val="000000"/>
            <w:lang w:val="en-US"/>
          </w:rPr>
          <w:delText>exceeded</w:delText>
        </w:r>
      </w:del>
      <w:ins w:id="10" w:author="Parks, Robbie M" w:date="2023-10-02T23:11:00Z">
        <w:r w:rsidRPr="00A95E26">
          <w:rPr>
            <w:i/>
            <w:iCs/>
            <w:color w:val="000000"/>
            <w:lang w:val="en-US"/>
          </w:rPr>
          <w:t>exceeds</w:t>
        </w:r>
      </w:ins>
      <w:r w:rsidRPr="00A95E26">
        <w:rPr>
          <w:i/>
          <w:iCs/>
          <w:color w:val="000000"/>
          <w:lang w:val="en-US"/>
          <w:rPrChange w:id="11" w:author="Parks, Robbie M" w:date="2023-10-02T23:11:00Z">
            <w:rPr>
              <w:color w:val="000000" w:themeColor="text1"/>
              <w:lang w:val="en-US"/>
            </w:rPr>
          </w:rPrChange>
        </w:rPr>
        <w:t xml:space="preserve"> 28°C, the threshold defined by the US National Institute for Occupational Safety and Health (NIOSH) for acclimated populations to limit humid heat exposure under moderate workloads (234–349 W).</w:t>
      </w:r>
      <w:r w:rsidRPr="00A95E26">
        <w:rPr>
          <w:i/>
          <w:iCs/>
          <w:color w:val="000000"/>
          <w:vertAlign w:val="superscript"/>
          <w:lang w:val="en-US"/>
          <w:rPrChange w:id="12" w:author="Parks, Robbie M" w:date="2023-10-02T23:11:00Z">
            <w:rPr>
              <w:color w:val="000000" w:themeColor="text1"/>
              <w:vertAlign w:val="superscript"/>
              <w:lang w:val="en-US"/>
            </w:rPr>
          </w:rPrChange>
        </w:rPr>
        <w:t>12</w:t>
      </w:r>
    </w:p>
    <w:p w14:paraId="6A15B4EF" w14:textId="77777777" w:rsidR="00656FE5" w:rsidRDefault="00656FE5">
      <w:pPr>
        <w:jc w:val="both"/>
        <w:rPr>
          <w:color w:val="000000"/>
          <w:lang w:val="en-US"/>
        </w:rPr>
      </w:pPr>
    </w:p>
    <w:p w14:paraId="0F0A3EE6" w14:textId="107D8C9F" w:rsidR="00A145A5" w:rsidRPr="002D41B9" w:rsidRDefault="00605A9F">
      <w:pPr>
        <w:jc w:val="both"/>
        <w:rPr>
          <w:color w:val="000000"/>
          <w:lang w:val="en-US"/>
        </w:rPr>
      </w:pPr>
      <w:r>
        <w:rPr>
          <w:color w:val="000000"/>
          <w:lang w:val="en-US"/>
        </w:rPr>
        <w:lastRenderedPageBreak/>
        <w:t xml:space="preserve">We </w:t>
      </w:r>
      <w:r w:rsidR="00A145A5">
        <w:rPr>
          <w:color w:val="000000"/>
          <w:lang w:val="en-US"/>
        </w:rPr>
        <w:t xml:space="preserve">then </w:t>
      </w:r>
      <w:r w:rsidR="00403744">
        <w:rPr>
          <w:color w:val="000000"/>
          <w:lang w:val="en-US"/>
        </w:rPr>
        <w:t xml:space="preserve">use </w:t>
      </w:r>
      <w:r w:rsidR="00A145A5">
        <w:rPr>
          <w:color w:val="000000"/>
          <w:lang w:val="en-US"/>
        </w:rPr>
        <w:t>either “heat</w:t>
      </w:r>
      <w:r w:rsidR="00D8151A">
        <w:rPr>
          <w:color w:val="000000"/>
          <w:lang w:val="en-US"/>
        </w:rPr>
        <w:t xml:space="preserve"> exposure</w:t>
      </w:r>
      <w:r w:rsidR="00A145A5">
        <w:rPr>
          <w:color w:val="000000"/>
          <w:lang w:val="en-US"/>
        </w:rPr>
        <w:t>” or “</w:t>
      </w:r>
      <w:r w:rsidR="00D8151A">
        <w:rPr>
          <w:color w:val="000000"/>
          <w:lang w:val="en-US"/>
        </w:rPr>
        <w:t xml:space="preserve">days per year </w:t>
      </w:r>
      <w:r w:rsidR="00A145A5">
        <w:rPr>
          <w:color w:val="000000"/>
          <w:lang w:val="en-US"/>
        </w:rPr>
        <w:t>wet bulb globe temperature exceeds 28°C”</w:t>
      </w:r>
      <w:r w:rsidR="00070D6E">
        <w:rPr>
          <w:color w:val="000000"/>
          <w:lang w:val="en-US"/>
        </w:rPr>
        <w:t xml:space="preserve"> throughout the remainder of the</w:t>
      </w:r>
      <w:r w:rsidR="00CE0C63">
        <w:rPr>
          <w:color w:val="000000"/>
          <w:lang w:val="en-US"/>
        </w:rPr>
        <w:t xml:space="preserve"> revised </w:t>
      </w:r>
      <w:r w:rsidR="00CE0C63" w:rsidRPr="002D41B9">
        <w:rPr>
          <w:color w:val="000000"/>
          <w:lang w:val="en-US"/>
        </w:rPr>
        <w:t>manuscript</w:t>
      </w:r>
      <w:r w:rsidR="00A145A5" w:rsidRPr="002D41B9">
        <w:rPr>
          <w:color w:val="000000"/>
          <w:lang w:val="en-US"/>
        </w:rPr>
        <w:t xml:space="preserve"> (</w:t>
      </w:r>
      <w:r w:rsidR="004B4D5E" w:rsidRPr="002D41B9">
        <w:rPr>
          <w:color w:val="000000"/>
          <w:lang w:val="en-US"/>
        </w:rPr>
        <w:t xml:space="preserve">e.g., </w:t>
      </w:r>
      <w:r w:rsidR="00A145A5" w:rsidRPr="002D41B9">
        <w:rPr>
          <w:color w:val="000000"/>
          <w:lang w:val="en-US"/>
        </w:rPr>
        <w:t xml:space="preserve">P. </w:t>
      </w:r>
      <w:r w:rsidR="00F36F3A" w:rsidRPr="002D41B9">
        <w:rPr>
          <w:color w:val="000000"/>
          <w:lang w:val="en-US"/>
        </w:rPr>
        <w:t>4</w:t>
      </w:r>
      <w:r w:rsidR="00A145A5" w:rsidRPr="002D41B9">
        <w:rPr>
          <w:color w:val="000000"/>
          <w:lang w:val="en-US"/>
        </w:rPr>
        <w:t xml:space="preserve">, Lines </w:t>
      </w:r>
      <w:r w:rsidR="00F36F3A" w:rsidRPr="002D41B9">
        <w:rPr>
          <w:color w:val="000000"/>
          <w:lang w:val="en-US"/>
        </w:rPr>
        <w:t>94</w:t>
      </w:r>
      <w:r w:rsidR="00A145A5" w:rsidRPr="002D41B9">
        <w:rPr>
          <w:color w:val="000000"/>
          <w:lang w:val="en-US"/>
        </w:rPr>
        <w:t>-</w:t>
      </w:r>
      <w:r w:rsidR="00F36F3A" w:rsidRPr="002D41B9">
        <w:rPr>
          <w:color w:val="000000"/>
          <w:lang w:val="en-US"/>
        </w:rPr>
        <w:t>95</w:t>
      </w:r>
      <w:r w:rsidR="00A145A5" w:rsidRPr="002D41B9">
        <w:rPr>
          <w:color w:val="000000"/>
          <w:lang w:val="en-US"/>
        </w:rPr>
        <w:t>):</w:t>
      </w:r>
    </w:p>
    <w:p w14:paraId="0E469335" w14:textId="77777777" w:rsidR="00A145A5" w:rsidRPr="002D41B9" w:rsidRDefault="00A145A5">
      <w:pPr>
        <w:jc w:val="both"/>
        <w:rPr>
          <w:color w:val="000000"/>
          <w:lang w:val="en-US"/>
        </w:rPr>
      </w:pPr>
    </w:p>
    <w:p w14:paraId="1B757A0B" w14:textId="77777777" w:rsidR="004C1ECE" w:rsidRDefault="004C1ECE">
      <w:pPr>
        <w:jc w:val="both"/>
        <w:rPr>
          <w:i/>
          <w:iCs/>
          <w:color w:val="000000"/>
          <w:lang w:val="en-US"/>
        </w:rPr>
      </w:pPr>
      <w:r w:rsidRPr="002D41B9">
        <w:rPr>
          <w:i/>
          <w:iCs/>
          <w:color w:val="000000"/>
          <w:lang w:val="en-US"/>
          <w:rPrChange w:id="13" w:author="Parks, Robbie M" w:date="2023-10-02T23:11:00Z">
            <w:rPr>
              <w:color w:val="000000" w:themeColor="text1"/>
              <w:lang w:val="en-US"/>
            </w:rPr>
          </w:rPrChange>
        </w:rPr>
        <w:t>During 2016 - 2020</w:t>
      </w:r>
      <w:ins w:id="14" w:author="Parks, Robbie M" w:date="2023-10-02T23:11:00Z">
        <w:r w:rsidRPr="002D41B9">
          <w:rPr>
            <w:i/>
            <w:iCs/>
            <w:color w:val="000000"/>
            <w:lang w:val="en-US"/>
          </w:rPr>
          <w:t>,</w:t>
        </w:r>
      </w:ins>
      <w:r w:rsidRPr="002D41B9">
        <w:rPr>
          <w:i/>
          <w:iCs/>
          <w:color w:val="000000"/>
          <w:lang w:val="en-US"/>
          <w:rPrChange w:id="15" w:author="Parks, Robbie M" w:date="2023-10-02T23:11:00Z">
            <w:rPr>
              <w:color w:val="000000" w:themeColor="text1"/>
              <w:lang w:val="en-US"/>
            </w:rPr>
          </w:rPrChange>
        </w:rPr>
        <w:t xml:space="preserve"> there were, on average, an estimated 41.</w:t>
      </w:r>
      <w:del w:id="16" w:author="Parks, Robbie M" w:date="2023-10-02T23:11:00Z">
        <w:r w:rsidRPr="002D41B9">
          <w:rPr>
            <w:i/>
            <w:iCs/>
            <w:color w:val="000000"/>
            <w:lang w:val="en-US"/>
          </w:rPr>
          <w:delText>25</w:delText>
        </w:r>
      </w:del>
      <w:ins w:id="17" w:author="Parks, Robbie M" w:date="2023-10-02T23:11:00Z">
        <w:r w:rsidRPr="002D41B9">
          <w:rPr>
            <w:i/>
            <w:iCs/>
            <w:color w:val="000000"/>
            <w:lang w:val="en-US"/>
          </w:rPr>
          <w:t>3</w:t>
        </w:r>
      </w:ins>
      <w:r w:rsidRPr="002D41B9">
        <w:rPr>
          <w:i/>
          <w:iCs/>
          <w:color w:val="000000"/>
          <w:lang w:val="en-US"/>
          <w:rPrChange w:id="18" w:author="Parks, Robbie M" w:date="2023-10-02T23:11:00Z">
            <w:rPr>
              <w:color w:val="000000" w:themeColor="text1"/>
              <w:lang w:val="en-US"/>
            </w:rPr>
          </w:rPrChange>
        </w:rPr>
        <w:t xml:space="preserve"> million person-days of </w:t>
      </w:r>
      <w:del w:id="19" w:author="Parks, Robbie M" w:date="2023-10-02T23:11:00Z">
        <w:r w:rsidRPr="002D41B9">
          <w:rPr>
            <w:i/>
            <w:iCs/>
            <w:color w:val="000000"/>
            <w:lang w:val="en-US"/>
          </w:rPr>
          <w:delText xml:space="preserve">dangerous humid </w:delText>
        </w:r>
      </w:del>
      <w:r w:rsidRPr="002D41B9">
        <w:rPr>
          <w:i/>
          <w:iCs/>
          <w:color w:val="000000"/>
          <w:lang w:val="en-US"/>
          <w:rPrChange w:id="20" w:author="Parks, Robbie M" w:date="2023-10-02T23:11:00Z">
            <w:rPr>
              <w:color w:val="000000" w:themeColor="text1"/>
              <w:lang w:val="en-US"/>
            </w:rPr>
          </w:rPrChange>
        </w:rPr>
        <w:t xml:space="preserve">heat </w:t>
      </w:r>
      <w:ins w:id="21" w:author="Parks, Robbie M" w:date="2023-10-02T23:11:00Z">
        <w:r w:rsidRPr="002D41B9">
          <w:rPr>
            <w:i/>
            <w:iCs/>
            <w:color w:val="000000"/>
            <w:lang w:val="en-US"/>
          </w:rPr>
          <w:t xml:space="preserve">exposure </w:t>
        </w:r>
      </w:ins>
      <w:r w:rsidRPr="002D41B9">
        <w:rPr>
          <w:i/>
          <w:iCs/>
          <w:color w:val="000000"/>
          <w:lang w:val="en-US"/>
          <w:rPrChange w:id="22" w:author="Parks, Robbie M" w:date="2023-10-02T23:11:00Z">
            <w:rPr>
              <w:color w:val="000000" w:themeColor="text1"/>
              <w:lang w:val="en-US"/>
            </w:rPr>
          </w:rPrChange>
        </w:rPr>
        <w:t xml:space="preserve">annually at carceral </w:t>
      </w:r>
      <w:del w:id="23" w:author="Parks, Robbie M" w:date="2023-10-02T23:11:00Z">
        <w:r w:rsidRPr="002D41B9">
          <w:rPr>
            <w:i/>
            <w:iCs/>
            <w:color w:val="000000"/>
            <w:lang w:val="en-US"/>
          </w:rPr>
          <w:delText>facility</w:delText>
        </w:r>
      </w:del>
      <w:ins w:id="24" w:author="Parks, Robbie M" w:date="2023-10-02T23:11:00Z">
        <w:r w:rsidRPr="002D41B9">
          <w:rPr>
            <w:i/>
            <w:iCs/>
            <w:color w:val="000000"/>
            <w:lang w:val="en-US"/>
          </w:rPr>
          <w:t>facilities</w:t>
        </w:r>
      </w:ins>
      <w:r w:rsidRPr="002D41B9">
        <w:rPr>
          <w:i/>
          <w:iCs/>
          <w:color w:val="000000"/>
          <w:lang w:val="en-US"/>
          <w:rPrChange w:id="25" w:author="Parks, Robbie M" w:date="2023-10-02T23:11:00Z">
            <w:rPr>
              <w:color w:val="000000" w:themeColor="text1"/>
              <w:lang w:val="en-US"/>
            </w:rPr>
          </w:rPrChange>
        </w:rPr>
        <w:t xml:space="preserve"> in the United States. </w:t>
      </w:r>
    </w:p>
    <w:p w14:paraId="671B64F9" w14:textId="021FDD32" w:rsidR="00CE0C63" w:rsidRDefault="00A721DB">
      <w:pPr>
        <w:jc w:val="both"/>
        <w:rPr>
          <w:color w:val="000000"/>
          <w:lang w:val="en-US"/>
        </w:rPr>
      </w:pPr>
      <w:r>
        <w:rPr>
          <w:color w:val="000000"/>
          <w:lang w:val="en-US"/>
        </w:rPr>
        <w:t xml:space="preserve">  </w:t>
      </w:r>
    </w:p>
    <w:p w14:paraId="0000000C" w14:textId="0FF33BB8" w:rsidR="00C17AED" w:rsidRPr="00A8164E" w:rsidRDefault="00A145A5">
      <w:pPr>
        <w:jc w:val="both"/>
        <w:rPr>
          <w:color w:val="000000"/>
          <w:lang w:val="en-US"/>
        </w:rPr>
      </w:pPr>
      <w:r>
        <w:rPr>
          <w:color w:val="000000"/>
          <w:lang w:val="en-US"/>
        </w:rPr>
        <w:t xml:space="preserve">We have also </w:t>
      </w:r>
      <w:r w:rsidRPr="00E03C33">
        <w:rPr>
          <w:color w:val="000000"/>
          <w:lang w:val="en-US"/>
        </w:rPr>
        <w:t>add</w:t>
      </w:r>
      <w:r>
        <w:rPr>
          <w:color w:val="000000"/>
          <w:lang w:val="en-US"/>
        </w:rPr>
        <w:t>ed</w:t>
      </w:r>
      <w:r w:rsidRPr="00E03C33">
        <w:rPr>
          <w:color w:val="000000"/>
          <w:lang w:val="en-US"/>
        </w:rPr>
        <w:t xml:space="preserve"> a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A8164E">
        <w:rPr>
          <w:color w:val="000000"/>
          <w:lang w:val="en-US"/>
        </w:rPr>
        <w:t xml:space="preserve">(P. </w:t>
      </w:r>
      <w:r w:rsidR="00AB22F1" w:rsidRPr="00A8164E">
        <w:rPr>
          <w:color w:val="000000"/>
          <w:lang w:val="en-US"/>
        </w:rPr>
        <w:t>8</w:t>
      </w:r>
      <w:r w:rsidRPr="00A8164E">
        <w:rPr>
          <w:color w:val="000000"/>
          <w:lang w:val="en-US"/>
        </w:rPr>
        <w:t xml:space="preserve">, Lines </w:t>
      </w:r>
      <w:r w:rsidR="00AB22F1" w:rsidRPr="00A8164E">
        <w:rPr>
          <w:color w:val="000000"/>
          <w:lang w:val="en-US"/>
        </w:rPr>
        <w:t>174</w:t>
      </w:r>
      <w:r w:rsidRPr="00A8164E">
        <w:rPr>
          <w:color w:val="000000"/>
          <w:lang w:val="en-US"/>
        </w:rPr>
        <w:t>-</w:t>
      </w:r>
      <w:r w:rsidR="00AB22F1" w:rsidRPr="00A8164E">
        <w:rPr>
          <w:color w:val="000000"/>
          <w:lang w:val="en-US"/>
        </w:rPr>
        <w:t>182</w:t>
      </w:r>
      <w:r w:rsidRPr="00A8164E">
        <w:rPr>
          <w:color w:val="000000"/>
          <w:lang w:val="en-US"/>
        </w:rPr>
        <w:t>):</w:t>
      </w:r>
    </w:p>
    <w:p w14:paraId="0000000D" w14:textId="77777777" w:rsidR="00C17AED" w:rsidRPr="00A8164E" w:rsidRDefault="00C17AED">
      <w:pPr>
        <w:jc w:val="both"/>
        <w:rPr>
          <w:color w:val="000000"/>
          <w:lang w:val="en-US"/>
        </w:rPr>
      </w:pPr>
    </w:p>
    <w:p w14:paraId="1771CDAE" w14:textId="75FE5AAF" w:rsidR="001147CA" w:rsidRDefault="00CF5876" w:rsidP="00CF5876">
      <w:pPr>
        <w:jc w:val="both"/>
        <w:rPr>
          <w:i/>
          <w:iCs/>
          <w:color w:val="000000"/>
          <w:lang w:val="en-US"/>
        </w:rPr>
      </w:pPr>
      <w:del w:id="26" w:author="Parks, Robbie M" w:date="2023-10-02T23:11:00Z">
        <w:r w:rsidRPr="00A8164E">
          <w:rPr>
            <w:i/>
            <w:iCs/>
            <w:color w:val="000000"/>
            <w:lang w:val="en-US"/>
          </w:rPr>
          <w:delText>From a climatic perspective, we find that 1998 and 2010 were</w:delText>
        </w:r>
      </w:del>
      <w:ins w:id="27" w:author="Parks, Robbie M" w:date="2023-10-02T23:11:00Z">
        <w:r w:rsidRPr="00A8164E">
          <w:rPr>
            <w:i/>
            <w:iCs/>
            <w:color w:val="000000"/>
            <w:lang w:val="en-US"/>
          </w:rPr>
          <w:t>Though there have been recent declines,</w:t>
        </w:r>
      </w:ins>
      <w:r w:rsidRPr="00A8164E">
        <w:rPr>
          <w:i/>
          <w:iCs/>
          <w:color w:val="000000"/>
          <w:lang w:val="en-US"/>
          <w:rPrChange w:id="28" w:author="Parks, Robbie M" w:date="2023-10-02T23:11:00Z">
            <w:rPr>
              <w:color w:val="000000" w:themeColor="text1"/>
              <w:lang w:val="en-US"/>
            </w:rPr>
          </w:rPrChange>
        </w:rPr>
        <w:t xml:space="preserve"> the </w:t>
      </w:r>
      <w:del w:id="29" w:author="Parks, Robbie M" w:date="2023-10-02T23:11:00Z">
        <w:r w:rsidRPr="00A8164E">
          <w:rPr>
            <w:i/>
            <w:iCs/>
            <w:color w:val="000000"/>
            <w:lang w:val="en-US"/>
          </w:rPr>
          <w:delText xml:space="preserve">worst two years, respectively, for heat disparities between </w:delText>
        </w:r>
      </w:del>
      <w:r w:rsidRPr="00A8164E">
        <w:rPr>
          <w:i/>
          <w:iCs/>
          <w:color w:val="000000"/>
          <w:lang w:val="en-US"/>
          <w:rPrChange w:id="30" w:author="Parks, Robbie M" w:date="2023-10-02T23:11:00Z">
            <w:rPr>
              <w:color w:val="000000" w:themeColor="text1"/>
              <w:lang w:val="en-US"/>
            </w:rPr>
          </w:rPrChange>
        </w:rPr>
        <w:t xml:space="preserve">incarcerated </w:t>
      </w:r>
      <w:del w:id="31" w:author="Parks, Robbie M" w:date="2023-10-02T23:11:00Z">
        <w:r w:rsidRPr="00A8164E">
          <w:rPr>
            <w:i/>
            <w:iCs/>
            <w:color w:val="000000"/>
            <w:lang w:val="en-US"/>
          </w:rPr>
          <w:delText xml:space="preserve">and non-incarcerated populations in </w:delText>
        </w:r>
      </w:del>
      <w:ins w:id="32" w:author="Parks, Robbie M" w:date="2023-10-02T23:11:00Z">
        <w:r w:rsidRPr="00A8164E">
          <w:rPr>
            <w:i/>
            <w:iCs/>
            <w:color w:val="000000"/>
            <w:lang w:val="en-US"/>
          </w:rPr>
          <w:t xml:space="preserve">population of </w:t>
        </w:r>
      </w:ins>
      <w:r w:rsidRPr="00A8164E">
        <w:rPr>
          <w:i/>
          <w:iCs/>
          <w:color w:val="000000"/>
          <w:lang w:val="en-US"/>
          <w:rPrChange w:id="33" w:author="Parks, Robbie M" w:date="2023-10-02T23:11:00Z">
            <w:rPr>
              <w:color w:val="000000" w:themeColor="text1"/>
              <w:lang w:val="en-US"/>
            </w:rPr>
          </w:rPrChange>
        </w:rPr>
        <w:t>the United States</w:t>
      </w:r>
      <w:del w:id="34" w:author="Parks, Robbie M" w:date="2023-10-02T23:11:00Z">
        <w:r w:rsidRPr="00A8164E">
          <w:rPr>
            <w:i/>
            <w:iCs/>
            <w:color w:val="000000"/>
            <w:lang w:val="en-US"/>
          </w:rPr>
          <w:delText>. These two years were</w:delText>
        </w:r>
      </w:del>
      <w:ins w:id="35" w:author="Parks, Robbie M" w:date="2023-10-02T23:11:00Z">
        <w:r w:rsidRPr="00A8164E">
          <w:rPr>
            <w:i/>
            <w:iCs/>
            <w:color w:val="000000"/>
            <w:lang w:val="en-US"/>
          </w:rPr>
          <w:t xml:space="preserve"> has in increased by 500% over the past four decades</w:t>
        </w:r>
      </w:ins>
      <w:sdt>
        <w:sdtPr>
          <w:rPr>
            <w:i/>
            <w:iCs/>
            <w:color w:val="000000"/>
            <w:lang w:val="en-US"/>
          </w:rPr>
          <w:tag w:val="goog_rdk_7"/>
          <w:id w:val="628828814"/>
        </w:sdtPr>
        <w:sdtContent/>
      </w:sdt>
      <w:ins w:id="36" w:author="Parks, Robbie M" w:date="2023-10-02T23:11:00Z">
        <w:r w:rsidRPr="00A8164E">
          <w:rPr>
            <w:i/>
            <w:iCs/>
            <w:color w:val="000000"/>
            <w:lang w:val="en-US"/>
          </w:rPr>
          <w:t>.</w:t>
        </w:r>
        <w:r w:rsidRPr="00A8164E">
          <w:rPr>
            <w:i/>
            <w:iCs/>
            <w:color w:val="000000"/>
            <w:vertAlign w:val="superscript"/>
            <w:lang w:val="en-US"/>
          </w:rPr>
          <w:t>25</w:t>
        </w:r>
        <w:r w:rsidRPr="00A8164E">
          <w:rPr>
            <w:i/>
            <w:iCs/>
            <w:color w:val="000000"/>
            <w:lang w:val="en-US"/>
          </w:rPr>
          <w:t xml:space="preserve"> People of color have consistently been overrepresented in carceral facilities and compose an estimated two-thirds of the total incarcerated population. The prison population is</w:t>
        </w:r>
      </w:ins>
      <w:r w:rsidRPr="00A8164E">
        <w:rPr>
          <w:i/>
          <w:iCs/>
          <w:color w:val="000000"/>
          <w:lang w:val="en-US"/>
          <w:rPrChange w:id="37" w:author="Parks, Robbie M" w:date="2023-10-02T23:11:00Z">
            <w:rPr>
              <w:color w:val="000000" w:themeColor="text1"/>
              <w:lang w:val="en-US"/>
            </w:rPr>
          </w:rPrChange>
        </w:rPr>
        <w:t xml:space="preserve"> also </w:t>
      </w:r>
      <w:del w:id="38" w:author="Parks, Robbie M" w:date="2023-10-02T23:11:00Z">
        <w:r w:rsidRPr="00A8164E">
          <w:rPr>
            <w:i/>
            <w:iCs/>
            <w:color w:val="000000"/>
            <w:lang w:val="en-US"/>
          </w:rPr>
          <w:delText>strong El Niño events.</w:delText>
        </w:r>
        <w:r w:rsidRPr="00A8164E">
          <w:rPr>
            <w:i/>
            <w:iCs/>
            <w:color w:val="000000"/>
            <w:vertAlign w:val="superscript"/>
            <w:lang w:val="en-US"/>
          </w:rPr>
          <w:delText>14</w:delText>
        </w:r>
        <w:r w:rsidRPr="00A8164E">
          <w:rPr>
            <w:i/>
            <w:iCs/>
            <w:color w:val="000000"/>
            <w:lang w:val="en-US"/>
          </w:rPr>
          <w:delText xml:space="preserve"> While El Niño affected other years during 1982 - 2020, our findings suggest that El Niño may be an important precursor</w:delText>
        </w:r>
      </w:del>
      <w:ins w:id="39" w:author="Parks, Robbie M" w:date="2023-10-02T23:11:00Z">
        <w:r w:rsidRPr="00A8164E">
          <w:rPr>
            <w:i/>
            <w:iCs/>
            <w:color w:val="000000"/>
            <w:lang w:val="en-US"/>
          </w:rPr>
          <w:t xml:space="preserve">aging, with </w:t>
        </w:r>
      </w:ins>
      <w:sdt>
        <w:sdtPr>
          <w:rPr>
            <w:i/>
            <w:iCs/>
            <w:color w:val="000000"/>
            <w:lang w:val="en-US"/>
          </w:rPr>
          <w:tag w:val="goog_rdk_8"/>
          <w:id w:val="-587084457"/>
        </w:sdtPr>
        <w:sdtContent/>
      </w:sdt>
      <w:ins w:id="40" w:author="Parks, Robbie M" w:date="2023-10-02T23:11:00Z">
        <w:r w:rsidRPr="00A8164E">
          <w:rPr>
            <w:i/>
            <w:iCs/>
            <w:color w:val="000000"/>
            <w:lang w:val="en-US"/>
          </w:rPr>
          <w:t>1 in 7 serving life in prison,</w:t>
        </w:r>
        <w:r w:rsidRPr="00A8164E">
          <w:rPr>
            <w:i/>
            <w:iCs/>
            <w:color w:val="000000"/>
            <w:vertAlign w:val="superscript"/>
            <w:lang w:val="en-US"/>
          </w:rPr>
          <w:t>26</w:t>
        </w:r>
        <w:r w:rsidRPr="00A8164E">
          <w:rPr>
            <w:i/>
            <w:iCs/>
            <w:color w:val="000000"/>
            <w:lang w:val="en-US"/>
          </w:rPr>
          <w:t xml:space="preserve"> potentially resulting in potentially greater heat vulnerability</w:t>
        </w:r>
      </w:ins>
      <w:r w:rsidRPr="00A8164E">
        <w:rPr>
          <w:i/>
          <w:iCs/>
          <w:color w:val="000000"/>
          <w:lang w:val="en-US"/>
          <w:rPrChange w:id="41" w:author="Parks, Robbie M" w:date="2023-10-02T23:11:00Z">
            <w:rPr>
              <w:color w:val="000000" w:themeColor="text1"/>
              <w:lang w:val="en-US"/>
            </w:rPr>
          </w:rPrChange>
        </w:rPr>
        <w:t xml:space="preserve"> to </w:t>
      </w:r>
      <w:ins w:id="42" w:author="Parks, Robbie M" w:date="2023-10-02T23:11:00Z">
        <w:r w:rsidRPr="00A8164E">
          <w:rPr>
            <w:i/>
            <w:iCs/>
            <w:color w:val="000000"/>
            <w:lang w:val="en-US"/>
          </w:rPr>
          <w:t>those incarcerated.</w:t>
        </w:r>
      </w:ins>
    </w:p>
    <w:p w14:paraId="4A466C1B" w14:textId="77777777" w:rsidR="00CF5876" w:rsidRPr="00E03C33" w:rsidRDefault="00CF5876">
      <w:pPr>
        <w:rPr>
          <w:rFonts w:ascii="Times New Roman" w:eastAsia="Times New Roman" w:hAnsi="Times New Roman" w:cs="Times New Roman"/>
          <w:lang w:val="en-US"/>
        </w:rPr>
      </w:pPr>
    </w:p>
    <w:p w14:paraId="2B1E22E2" w14:textId="466C2A30" w:rsidR="00EA0514" w:rsidRPr="00594281" w:rsidRDefault="00000000">
      <w:pPr>
        <w:jc w:val="both"/>
        <w:rPr>
          <w:color w:val="000000"/>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r w:rsidR="005B16DA" w:rsidRPr="00E03C33">
        <w:rPr>
          <w:color w:val="000000"/>
          <w:lang w:val="en-US"/>
        </w:rPr>
        <w:t>internationally accepted</w:t>
      </w:r>
      <w:r w:rsidRPr="00E03C33">
        <w:rPr>
          <w:color w:val="000000"/>
          <w:lang w:val="en-US"/>
        </w:rPr>
        <w:t xml:space="preserve">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w:t>
      </w:r>
      <w:r w:rsidR="00A145A5">
        <w:rPr>
          <w:color w:val="000000"/>
          <w:lang w:val="en-US"/>
        </w:rPr>
        <w:t>3 (</w:t>
      </w:r>
      <w:r w:rsidR="00A145A5" w:rsidRPr="00A145A5">
        <w:rPr>
          <w:lang w:val="en-US"/>
        </w:rPr>
        <w:t>Cheung</w:t>
      </w:r>
      <w:r w:rsidR="00A145A5">
        <w:rPr>
          <w:color w:val="000000"/>
          <w:lang w:val="en-US"/>
        </w:rPr>
        <w:t xml:space="preserve"> </w:t>
      </w:r>
      <w:r w:rsidR="00A145A5">
        <w:rPr>
          <w:i/>
          <w:iCs/>
          <w:color w:val="000000"/>
          <w:lang w:val="en-US"/>
        </w:rPr>
        <w:t>et al.</w:t>
      </w:r>
      <w:r w:rsidR="00A145A5">
        <w:rPr>
          <w:color w:val="000000"/>
          <w:lang w:val="en-US"/>
        </w:rPr>
        <w:t xml:space="preserve"> 2015; Parsons 2006)</w:t>
      </w:r>
      <w:r w:rsidRPr="00E03C33">
        <w:rPr>
          <w:color w:val="000000"/>
          <w:lang w:val="en-US"/>
        </w:rPr>
        <w:t>.</w:t>
      </w:r>
      <w:r w:rsidR="00A145A5">
        <w:rPr>
          <w:color w:val="000000"/>
          <w:lang w:val="en-US"/>
        </w:rPr>
        <w:t xml:space="preserve"> </w:t>
      </w:r>
      <w:r w:rsidRPr="00E03C33">
        <w:rPr>
          <w:color w:val="000000"/>
          <w:lang w:val="en-US"/>
        </w:rPr>
        <w:t xml:space="preserve">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r w:rsidR="006C69ED">
        <w:rPr>
          <w:color w:val="000000"/>
          <w:lang w:val="en-US"/>
        </w:rPr>
        <w:t xml:space="preserve"> across international contexts</w:t>
      </w:r>
      <w:r w:rsidRPr="00E03C33">
        <w:rPr>
          <w:color w:val="000000"/>
          <w:lang w:val="en-US"/>
        </w:rPr>
        <w:t>.</w:t>
      </w:r>
      <w:r w:rsidR="00A145A5">
        <w:rPr>
          <w:color w:val="000000"/>
          <w:lang w:val="en-US"/>
        </w:rPr>
        <w:t xml:space="preserve"> </w:t>
      </w:r>
      <w:r w:rsidR="00EA0514">
        <w:rPr>
          <w:color w:val="000000"/>
          <w:lang w:val="en-US"/>
        </w:rPr>
        <w:t>To furt</w:t>
      </w:r>
      <w:r w:rsidR="00EA0514" w:rsidRPr="00594281">
        <w:rPr>
          <w:color w:val="000000"/>
          <w:lang w:val="en-US"/>
        </w:rPr>
        <w:t xml:space="preserve">her justify our use of </w:t>
      </w:r>
      <w:proofErr w:type="spellStart"/>
      <w:r w:rsidR="00EA0514" w:rsidRPr="00594281">
        <w:rPr>
          <w:color w:val="000000"/>
          <w:lang w:val="en-US"/>
        </w:rPr>
        <w:t>WBGTmax</w:t>
      </w:r>
      <w:proofErr w:type="spellEnd"/>
      <w:r w:rsidR="00EA0514" w:rsidRPr="00594281">
        <w:rPr>
          <w:color w:val="000000"/>
          <w:lang w:val="en-US"/>
        </w:rPr>
        <w:t xml:space="preserve">, we have added the following to the </w:t>
      </w:r>
      <w:r w:rsidR="007C71EA" w:rsidRPr="00594281">
        <w:rPr>
          <w:color w:val="000000"/>
          <w:lang w:val="en-US"/>
        </w:rPr>
        <w:t xml:space="preserve">revised </w:t>
      </w:r>
      <w:r w:rsidR="00EA0514" w:rsidRPr="00594281">
        <w:rPr>
          <w:color w:val="000000"/>
          <w:lang w:val="en-US"/>
        </w:rPr>
        <w:t xml:space="preserve">manuscript: </w:t>
      </w:r>
      <w:r w:rsidR="00EA0514" w:rsidRPr="00594281">
        <w:rPr>
          <w:lang w:val="en-US"/>
        </w:rPr>
        <w:t xml:space="preserve">(P. </w:t>
      </w:r>
      <w:r w:rsidR="00EA4A6F" w:rsidRPr="00594281">
        <w:rPr>
          <w:lang w:val="en-US"/>
        </w:rPr>
        <w:t>13</w:t>
      </w:r>
      <w:r w:rsidR="00EA0514" w:rsidRPr="00594281">
        <w:rPr>
          <w:lang w:val="en-US"/>
        </w:rPr>
        <w:t xml:space="preserve">, Lines </w:t>
      </w:r>
      <w:r w:rsidR="006147DE" w:rsidRPr="00594281">
        <w:rPr>
          <w:lang w:val="en-US"/>
        </w:rPr>
        <w:t>335</w:t>
      </w:r>
      <w:r w:rsidR="00EA0514" w:rsidRPr="00594281">
        <w:rPr>
          <w:lang w:val="en-US"/>
        </w:rPr>
        <w:t>-</w:t>
      </w:r>
      <w:r w:rsidR="006147DE" w:rsidRPr="00594281">
        <w:rPr>
          <w:lang w:val="en-US"/>
        </w:rPr>
        <w:t>339</w:t>
      </w:r>
      <w:r w:rsidR="00EA0514" w:rsidRPr="00594281">
        <w:rPr>
          <w:lang w:val="en-US"/>
        </w:rPr>
        <w:t>):</w:t>
      </w:r>
    </w:p>
    <w:p w14:paraId="5E89C517" w14:textId="77777777" w:rsidR="00EA0514" w:rsidRPr="00594281" w:rsidRDefault="00EA0514">
      <w:pPr>
        <w:jc w:val="both"/>
        <w:rPr>
          <w:color w:val="000000"/>
          <w:lang w:val="en-US"/>
        </w:rPr>
      </w:pPr>
    </w:p>
    <w:p w14:paraId="2BB73476" w14:textId="4E0497ED" w:rsidR="006E6099" w:rsidRDefault="00214FCF">
      <w:pPr>
        <w:jc w:val="both"/>
        <w:rPr>
          <w:i/>
          <w:iCs/>
          <w:color w:val="000000"/>
          <w:vertAlign w:val="superscript"/>
          <w:lang w:val="en-US"/>
        </w:rPr>
      </w:pPr>
      <w:r w:rsidRPr="00594281">
        <w:rPr>
          <w:i/>
          <w:iCs/>
          <w:color w:val="000000"/>
          <w:lang w:val="en-US"/>
          <w:rPrChange w:id="43" w:author="Parks, Robbie M" w:date="2023-10-02T23:11:00Z">
            <w:rPr>
              <w:color w:val="000000" w:themeColor="text1"/>
              <w:lang w:val="en-US"/>
            </w:rPr>
          </w:rPrChange>
        </w:rPr>
        <w:t xml:space="preserve">We then define </w:t>
      </w:r>
      <w:del w:id="44" w:author="Parks, Robbie M" w:date="2023-10-02T23:11:00Z">
        <w:r w:rsidRPr="00594281">
          <w:rPr>
            <w:i/>
            <w:iCs/>
            <w:color w:val="000000"/>
            <w:lang w:val="en-US"/>
          </w:rPr>
          <w:delText>dangerous humid</w:delText>
        </w:r>
      </w:del>
      <w:ins w:id="45" w:author="Parks, Robbie M" w:date="2023-10-02T23:11:00Z">
        <w:r w:rsidRPr="00594281">
          <w:rPr>
            <w:i/>
            <w:iCs/>
            <w:color w:val="000000"/>
            <w:lang w:val="en-US"/>
          </w:rPr>
          <w:t>potentially hazardous</w:t>
        </w:r>
      </w:ins>
      <w:r w:rsidRPr="00594281">
        <w:rPr>
          <w:i/>
          <w:iCs/>
          <w:color w:val="000000"/>
          <w:lang w:val="en-US"/>
          <w:rPrChange w:id="46" w:author="Parks, Robbie M" w:date="2023-10-02T23:11:00Z">
            <w:rPr>
              <w:color w:val="000000" w:themeColor="text1"/>
              <w:lang w:val="en-US"/>
            </w:rPr>
          </w:rPrChange>
        </w:rPr>
        <w:t xml:space="preserve"> heat frequency as the number of days per year where the maximum wet bulb globe temperature (</w:t>
      </w:r>
      <w:proofErr w:type="spellStart"/>
      <w:r w:rsidRPr="00594281">
        <w:rPr>
          <w:i/>
          <w:iCs/>
          <w:color w:val="000000"/>
          <w:lang w:val="en-US"/>
          <w:rPrChange w:id="47" w:author="Parks, Robbie M" w:date="2023-10-02T23:11:00Z">
            <w:rPr>
              <w:color w:val="000000" w:themeColor="text1"/>
              <w:lang w:val="en-US"/>
            </w:rPr>
          </w:rPrChange>
        </w:rPr>
        <w:t>WBGT</w:t>
      </w:r>
      <w:r w:rsidRPr="00594281">
        <w:rPr>
          <w:i/>
          <w:iCs/>
          <w:color w:val="000000"/>
          <w:vertAlign w:val="subscript"/>
          <w:lang w:val="en-US"/>
          <w:rPrChange w:id="48" w:author="Parks, Robbie M" w:date="2023-10-02T23:11:00Z">
            <w:rPr>
              <w:color w:val="000000" w:themeColor="text1"/>
              <w:vertAlign w:val="subscript"/>
              <w:lang w:val="en-US"/>
            </w:rPr>
          </w:rPrChange>
        </w:rPr>
        <w:t>max</w:t>
      </w:r>
      <w:proofErr w:type="spellEnd"/>
      <w:r w:rsidRPr="00594281">
        <w:rPr>
          <w:i/>
          <w:iCs/>
          <w:color w:val="000000"/>
          <w:lang w:val="en-US"/>
          <w:rPrChange w:id="49" w:author="Parks, Robbie M" w:date="2023-10-02T23:11:00Z">
            <w:rPr>
              <w:color w:val="000000" w:themeColor="text1"/>
              <w:lang w:val="en-US"/>
            </w:rPr>
          </w:rPrChange>
        </w:rPr>
        <w:t xml:space="preserve">) exceeded 28°C, the threshold used by the US National Institute for Occupational Safety and Health (NIOSH) for acclimated populations to limit </w:t>
      </w:r>
      <w:del w:id="50" w:author="Parks, Robbie M" w:date="2023-10-02T23:11:00Z">
        <w:r w:rsidRPr="00594281">
          <w:rPr>
            <w:i/>
            <w:iCs/>
            <w:color w:val="000000"/>
            <w:lang w:val="en-US"/>
          </w:rPr>
          <w:delText xml:space="preserve">humid </w:delText>
        </w:r>
      </w:del>
      <w:r w:rsidRPr="00594281">
        <w:rPr>
          <w:i/>
          <w:iCs/>
          <w:color w:val="000000"/>
          <w:lang w:val="en-US"/>
          <w:rPrChange w:id="51" w:author="Parks, Robbie M" w:date="2023-10-02T23:11:00Z">
            <w:rPr>
              <w:color w:val="000000" w:themeColor="text1"/>
              <w:lang w:val="en-US"/>
            </w:rPr>
          </w:rPrChange>
        </w:rPr>
        <w:t>heat exposure under moderate workloads (234–349 W</w:t>
      </w:r>
      <w:del w:id="52" w:author="Parks, Robbie M" w:date="2023-10-02T23:11:00Z">
        <w:r w:rsidRPr="00594281">
          <w:rPr>
            <w:i/>
            <w:iCs/>
            <w:color w:val="000000"/>
            <w:lang w:val="en-US"/>
          </w:rPr>
          <w:delText>).</w:delText>
        </w:r>
      </w:del>
      <w:ins w:id="53" w:author="Parks, Robbie M" w:date="2023-10-02T23:11:00Z">
        <w:r w:rsidRPr="00594281">
          <w:rPr>
            <w:i/>
            <w:iCs/>
            <w:color w:val="000000"/>
            <w:lang w:val="en-US"/>
          </w:rPr>
          <w:t>)</w:t>
        </w:r>
      </w:ins>
      <w:r w:rsidRPr="00594281">
        <w:rPr>
          <w:i/>
          <w:iCs/>
          <w:color w:val="000000"/>
          <w:vertAlign w:val="superscript"/>
          <w:lang w:val="en-US"/>
          <w:rPrChange w:id="54" w:author="Parks, Robbie M" w:date="2023-10-02T23:11:00Z">
            <w:rPr>
              <w:color w:val="000000" w:themeColor="text1"/>
              <w:vertAlign w:val="superscript"/>
              <w:lang w:val="en-US"/>
            </w:rPr>
          </w:rPrChange>
        </w:rPr>
        <w:t>4</w:t>
      </w:r>
      <w:ins w:id="55" w:author="Parks, Robbie M" w:date="2023-10-02T23:11:00Z">
        <w:r w:rsidRPr="00594281">
          <w:rPr>
            <w:i/>
            <w:iCs/>
            <w:color w:val="000000"/>
            <w:lang w:val="en-US"/>
          </w:rPr>
          <w:t xml:space="preserve"> and it is used widely in environmental epidemiological research.</w:t>
        </w:r>
        <w:r w:rsidRPr="00594281">
          <w:rPr>
            <w:i/>
            <w:iCs/>
            <w:color w:val="000000"/>
            <w:vertAlign w:val="superscript"/>
            <w:lang w:val="en-US"/>
          </w:rPr>
          <w:t>5-6</w:t>
        </w:r>
      </w:ins>
    </w:p>
    <w:p w14:paraId="3F521993" w14:textId="77777777" w:rsidR="00214FCF" w:rsidRDefault="00214FCF">
      <w:pPr>
        <w:jc w:val="both"/>
        <w:rPr>
          <w:color w:val="000000"/>
          <w:lang w:val="en-US"/>
        </w:rPr>
      </w:pPr>
    </w:p>
    <w:p w14:paraId="0AD5F6B0" w14:textId="61FA34CD" w:rsidR="00EA0514" w:rsidRDefault="00EA0514">
      <w:pPr>
        <w:jc w:val="both"/>
        <w:rPr>
          <w:lang w:val="en-US"/>
        </w:rPr>
      </w:pPr>
      <w:r>
        <w:rPr>
          <w:color w:val="000000"/>
          <w:lang w:val="en-US"/>
        </w:rPr>
        <w:t xml:space="preserve">And this to the </w:t>
      </w:r>
      <w:r w:rsidR="00597E00">
        <w:rPr>
          <w:color w:val="000000"/>
          <w:lang w:val="en-US"/>
        </w:rPr>
        <w:t xml:space="preserve">revised </w:t>
      </w:r>
      <w:r w:rsidR="00C07F78">
        <w:rPr>
          <w:color w:val="000000"/>
          <w:lang w:val="en-US"/>
        </w:rPr>
        <w:t>manuscript</w:t>
      </w:r>
      <w:r w:rsidRPr="001D3DE0">
        <w:rPr>
          <w:color w:val="000000"/>
          <w:lang w:val="en-US"/>
        </w:rPr>
        <w:t xml:space="preserve"> </w:t>
      </w:r>
      <w:r w:rsidRPr="001D3DE0">
        <w:rPr>
          <w:lang w:val="en-US"/>
        </w:rPr>
        <w:t xml:space="preserve">(P. </w:t>
      </w:r>
      <w:r w:rsidR="00064848" w:rsidRPr="001D3DE0">
        <w:rPr>
          <w:lang w:val="en-US"/>
        </w:rPr>
        <w:t>4</w:t>
      </w:r>
      <w:r w:rsidRPr="001D3DE0">
        <w:rPr>
          <w:lang w:val="en-US"/>
        </w:rPr>
        <w:t xml:space="preserve">, Lines </w:t>
      </w:r>
      <w:r w:rsidR="00064848" w:rsidRPr="001D3DE0">
        <w:rPr>
          <w:lang w:val="en-US"/>
        </w:rPr>
        <w:t>74</w:t>
      </w:r>
      <w:r w:rsidRPr="001D3DE0">
        <w:rPr>
          <w:lang w:val="en-US"/>
        </w:rPr>
        <w:t>-</w:t>
      </w:r>
      <w:r w:rsidR="00064848" w:rsidRPr="001D3DE0">
        <w:rPr>
          <w:lang w:val="en-US"/>
        </w:rPr>
        <w:t>81</w:t>
      </w:r>
      <w:r w:rsidRPr="001D3DE0">
        <w:rPr>
          <w:lang w:val="en-US"/>
        </w:rPr>
        <w:t>):</w:t>
      </w:r>
    </w:p>
    <w:p w14:paraId="3E23FC60" w14:textId="77777777" w:rsidR="00403744" w:rsidRDefault="00403744">
      <w:pPr>
        <w:jc w:val="both"/>
        <w:rPr>
          <w:lang w:val="en-US"/>
        </w:rPr>
      </w:pPr>
    </w:p>
    <w:p w14:paraId="7983CCBE" w14:textId="0CCE74A8" w:rsidR="006E6099" w:rsidRPr="00E03C33" w:rsidRDefault="00503FF4" w:rsidP="00503FF4">
      <w:pPr>
        <w:jc w:val="both"/>
        <w:rPr>
          <w:rFonts w:ascii="Times New Roman" w:eastAsia="Times New Roman" w:hAnsi="Times New Roman" w:cs="Times New Roman"/>
          <w:lang w:val="en-US"/>
        </w:rPr>
      </w:pPr>
      <w:ins w:id="56" w:author="Parks, Robbie M" w:date="2023-10-02T23:11:00Z">
        <w:r w:rsidRPr="00064848">
          <w:rPr>
            <w:i/>
            <w:iCs/>
            <w:lang w:val="en-US"/>
          </w:rPr>
          <w:t xml:space="preserve">WBGT is a heat stress metric widely used in environmental epidemiology to assess associations between heat and human health across a range of contexts. </w:t>
        </w:r>
        <w:r w:rsidRPr="00064848">
          <w:rPr>
            <w:i/>
            <w:iCs/>
            <w:vertAlign w:val="superscript"/>
            <w:lang w:val="en-US"/>
          </w:rPr>
          <w:t>13,14</w:t>
        </w:r>
        <w:r w:rsidRPr="00064848">
          <w:rPr>
            <w:i/>
            <w:iCs/>
            <w:lang w:val="en-US"/>
          </w:rPr>
          <w:t xml:space="preserve"> WBGT accounts for the non-linear interactions between air temperature, humidity, air speeds, and solar radiation.</w:t>
        </w:r>
        <w:r w:rsidRPr="00064848">
          <w:rPr>
            <w:i/>
            <w:iCs/>
            <w:vertAlign w:val="superscript"/>
            <w:lang w:val="en-US"/>
          </w:rPr>
          <w:t>15</w:t>
        </w:r>
        <w:r w:rsidRPr="00064848">
          <w:rPr>
            <w:i/>
            <w:iCs/>
            <w:lang w:val="en-US"/>
          </w:rPr>
          <w:t xml:space="preserve"> But given that incarcerated people spend the vast majority of their time indoors and thus solar radiation is negligible, here we estimate indoor, or shaded, </w:t>
        </w:r>
        <w:proofErr w:type="spellStart"/>
        <w:r w:rsidRPr="00064848">
          <w:rPr>
            <w:i/>
            <w:iCs/>
            <w:lang w:val="en-US"/>
          </w:rPr>
          <w:t>WBGT</w:t>
        </w:r>
        <w:r w:rsidRPr="00064848">
          <w:rPr>
            <w:i/>
            <w:iCs/>
            <w:vertAlign w:val="subscript"/>
            <w:lang w:val="en-US"/>
          </w:rPr>
          <w:t>max</w:t>
        </w:r>
        <w:proofErr w:type="spellEnd"/>
        <w:r w:rsidRPr="00064848">
          <w:rPr>
            <w:i/>
            <w:iCs/>
            <w:lang w:val="en-US"/>
          </w:rPr>
          <w:t xml:space="preserve"> (Supplementary Information).</w:t>
        </w:r>
        <w:r w:rsidRPr="00064848">
          <w:rPr>
            <w:i/>
            <w:iCs/>
            <w:vertAlign w:val="superscript"/>
            <w:lang w:val="en-US"/>
          </w:rPr>
          <w:t>15</w:t>
        </w:r>
        <w:r w:rsidRPr="00064848">
          <w:rPr>
            <w:i/>
            <w:iCs/>
            <w:lang w:val="en-US"/>
          </w:rPr>
          <w:t xml:space="preserve"> </w:t>
        </w:r>
      </w:ins>
      <w:r w:rsidRPr="00064848">
        <w:rPr>
          <w:i/>
          <w:iCs/>
          <w:lang w:val="en-US"/>
          <w:rPrChange w:id="57" w:author="Parks, Robbie M" w:date="2023-10-02T23:11:00Z">
            <w:rPr>
              <w:color w:val="000000" w:themeColor="text1"/>
              <w:lang w:val="en-US"/>
            </w:rPr>
          </w:rPrChange>
        </w:rPr>
        <w:t xml:space="preserve">Exposure is defined as the number of days per year that </w:t>
      </w:r>
      <w:proofErr w:type="spellStart"/>
      <w:r w:rsidRPr="00064848">
        <w:rPr>
          <w:i/>
          <w:iCs/>
          <w:lang w:val="en-US"/>
          <w:rPrChange w:id="58" w:author="Parks, Robbie M" w:date="2023-10-02T23:11:00Z">
            <w:rPr>
              <w:color w:val="000000" w:themeColor="text1"/>
              <w:lang w:val="en-US"/>
            </w:rPr>
          </w:rPrChange>
        </w:rPr>
        <w:t>WBGT</w:t>
      </w:r>
      <w:r w:rsidRPr="00064848">
        <w:rPr>
          <w:i/>
          <w:iCs/>
          <w:vertAlign w:val="subscript"/>
          <w:lang w:val="en-US"/>
          <w:rPrChange w:id="59" w:author="Parks, Robbie M" w:date="2023-10-02T23:11:00Z">
            <w:rPr>
              <w:color w:val="000000" w:themeColor="text1"/>
              <w:vertAlign w:val="subscript"/>
              <w:lang w:val="en-US"/>
            </w:rPr>
          </w:rPrChange>
        </w:rPr>
        <w:t>max</w:t>
      </w:r>
      <w:proofErr w:type="spellEnd"/>
      <w:r w:rsidRPr="00064848">
        <w:rPr>
          <w:i/>
          <w:iCs/>
          <w:vertAlign w:val="subscript"/>
          <w:lang w:val="en-US"/>
          <w:rPrChange w:id="60" w:author="Parks, Robbie M" w:date="2023-10-02T23:11:00Z">
            <w:rPr>
              <w:color w:val="000000" w:themeColor="text1"/>
              <w:vertAlign w:val="subscript"/>
              <w:lang w:val="en-US"/>
            </w:rPr>
          </w:rPrChange>
        </w:rPr>
        <w:t xml:space="preserve"> </w:t>
      </w:r>
      <w:r w:rsidRPr="00064848">
        <w:rPr>
          <w:i/>
          <w:iCs/>
          <w:lang w:val="en-US"/>
          <w:rPrChange w:id="61" w:author="Parks, Robbie M" w:date="2023-10-02T23:11:00Z">
            <w:rPr>
              <w:color w:val="000000" w:themeColor="text1"/>
              <w:lang w:val="en-US"/>
            </w:rPr>
          </w:rPrChange>
        </w:rPr>
        <w:t>exceeded 28°C multiplied by the total estimated incarcerated population exposed (person-days per year).</w:t>
      </w:r>
      <w:ins w:id="62" w:author="Parks, Robbie M" w:date="2023-10-02T23:11:00Z">
        <w:r w:rsidRPr="00064848">
          <w:rPr>
            <w:i/>
            <w:iCs/>
            <w:vertAlign w:val="superscript"/>
            <w:lang w:val="en-US"/>
          </w:rPr>
          <w:t>16</w:t>
        </w:r>
      </w:ins>
    </w:p>
    <w:p w14:paraId="00000012" w14:textId="76979FDB" w:rsidR="00C17AED" w:rsidRPr="00917EB0" w:rsidRDefault="00000000">
      <w:pPr>
        <w:jc w:val="both"/>
        <w:rPr>
          <w:lang w:val="en-US"/>
        </w:rPr>
      </w:pPr>
      <w:r w:rsidRPr="00E03C33">
        <w:rPr>
          <w:color w:val="000000"/>
          <w:lang w:val="en-US"/>
        </w:rPr>
        <w:lastRenderedPageBreak/>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917EB0">
        <w:rPr>
          <w:lang w:val="en-US"/>
        </w:rPr>
        <w:t xml:space="preserve">(P. </w:t>
      </w:r>
      <w:r w:rsidR="004C5118" w:rsidRPr="00917EB0">
        <w:rPr>
          <w:lang w:val="en-US"/>
        </w:rPr>
        <w:t>6</w:t>
      </w:r>
      <w:r w:rsidRPr="00917EB0">
        <w:rPr>
          <w:lang w:val="en-US"/>
        </w:rPr>
        <w:t xml:space="preserve">, Lines </w:t>
      </w:r>
      <w:r w:rsidR="004C5118" w:rsidRPr="00917EB0">
        <w:rPr>
          <w:lang w:val="en-US"/>
        </w:rPr>
        <w:t>131</w:t>
      </w:r>
      <w:r w:rsidRPr="00917EB0">
        <w:rPr>
          <w:lang w:val="en-US"/>
        </w:rPr>
        <w:t>-</w:t>
      </w:r>
      <w:r w:rsidR="004C5118" w:rsidRPr="00917EB0">
        <w:rPr>
          <w:lang w:val="en-US"/>
        </w:rPr>
        <w:t>133</w:t>
      </w:r>
      <w:r w:rsidRPr="00917EB0">
        <w:rPr>
          <w:lang w:val="en-US"/>
        </w:rPr>
        <w:t>):</w:t>
      </w:r>
    </w:p>
    <w:p w14:paraId="00000013" w14:textId="77777777" w:rsidR="00C17AED" w:rsidRPr="00917EB0" w:rsidRDefault="00C17AED">
      <w:pPr>
        <w:jc w:val="both"/>
        <w:rPr>
          <w:lang w:val="en-US"/>
        </w:rPr>
      </w:pPr>
    </w:p>
    <w:p w14:paraId="588F7AB5" w14:textId="77777777" w:rsidR="004C5118" w:rsidRDefault="004C5118" w:rsidP="00A60498">
      <w:pPr>
        <w:jc w:val="both"/>
        <w:rPr>
          <w:i/>
          <w:iCs/>
          <w:lang w:val="en-US"/>
        </w:rPr>
      </w:pPr>
      <w:ins w:id="63" w:author="Parks, Robbie M" w:date="2023-10-02T23:11:00Z">
        <w:r w:rsidRPr="00917EB0">
          <w:rPr>
            <w:i/>
            <w:iCs/>
            <w:lang w:val="en-US"/>
          </w:rPr>
          <w:t>We also present results from Figures 1 and 2 with alternative thresholds of 26°C and 30°C (Supplementary Figures 5 - 8).</w:t>
        </w:r>
      </w:ins>
    </w:p>
    <w:p w14:paraId="01688713" w14:textId="5AF0879D" w:rsidR="001A7CDB" w:rsidRPr="00A60498" w:rsidRDefault="00000000" w:rsidP="00A60498">
      <w:pPr>
        <w:jc w:val="both"/>
        <w:rPr>
          <w:b/>
          <w:color w:val="000000"/>
          <w:lang w:val="en-US"/>
        </w:rPr>
      </w:pPr>
      <w:r w:rsidRPr="00E03C33">
        <w:rPr>
          <w:color w:val="000000"/>
          <w:lang w:val="en-US"/>
        </w:rPr>
        <w:br/>
      </w:r>
      <w:r w:rsidRPr="00E03C33">
        <w:rPr>
          <w:b/>
          <w:color w:val="000000"/>
          <w:lang w:val="en-US"/>
        </w:rPr>
        <w:t xml:space="preserve">2) In the appendix, I had problems to understand the procedure to calculate the WBGT (“Daily </w:t>
      </w:r>
      <w:proofErr w:type="spellStart"/>
      <w:r w:rsidRPr="00E03C33">
        <w:rPr>
          <w:b/>
          <w:color w:val="000000"/>
          <w:lang w:val="en-US"/>
        </w:rPr>
        <w:t>WBGTmax</w:t>
      </w:r>
      <w:proofErr w:type="spellEnd"/>
      <w:r w:rsidRPr="00E03C33">
        <w:rPr>
          <w:b/>
          <w:color w:val="000000"/>
          <w:lang w:val="en-US"/>
        </w:rPr>
        <w:t xml:space="preserve"> Estimates”) and the metrics (“Calculating humid heat exposure and trajectories of change metrics”). The authors refer to other articles (“described in full elsewhere” twice), and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17" w14:textId="43C5DD39"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000E0AB6">
        <w:rPr>
          <w:lang w:val="en-US"/>
        </w:rPr>
        <w:t xml:space="preserve"> given full details</w:t>
      </w:r>
      <w:r w:rsidR="00431D57">
        <w:rPr>
          <w:color w:val="000000"/>
          <w:lang w:val="en-US"/>
        </w:rPr>
        <w:t xml:space="preserve"> our </w:t>
      </w:r>
      <w:proofErr w:type="spellStart"/>
      <w:r w:rsidR="00431D57">
        <w:rPr>
          <w:color w:val="000000"/>
          <w:lang w:val="en-US"/>
        </w:rPr>
        <w:t>WBGTmax</w:t>
      </w:r>
      <w:proofErr w:type="spellEnd"/>
      <w:r w:rsidR="00431D57">
        <w:rPr>
          <w:color w:val="000000"/>
          <w:lang w:val="en-US"/>
        </w:rPr>
        <w:t xml:space="preserve"> calculation from </w:t>
      </w:r>
      <w:proofErr w:type="spellStart"/>
      <w:r w:rsidR="00431D57">
        <w:rPr>
          <w:color w:val="000000"/>
          <w:lang w:val="en-US"/>
        </w:rPr>
        <w:t>Tuholske</w:t>
      </w:r>
      <w:proofErr w:type="spellEnd"/>
      <w:r w:rsidR="00431D57">
        <w:rPr>
          <w:color w:val="000000"/>
          <w:lang w:val="en-US"/>
        </w:rPr>
        <w:t xml:space="preserve"> </w:t>
      </w:r>
      <w:r w:rsidR="00431D57">
        <w:rPr>
          <w:i/>
          <w:iCs/>
          <w:color w:val="000000"/>
          <w:lang w:val="en-US"/>
        </w:rPr>
        <w:t xml:space="preserve">et al. </w:t>
      </w:r>
      <w:r w:rsidR="00431D57">
        <w:rPr>
          <w:color w:val="000000"/>
          <w:lang w:val="en-US"/>
        </w:rPr>
        <w:t>2021</w:t>
      </w:r>
      <w:r w:rsidR="006C69ED">
        <w:rPr>
          <w:color w:val="000000"/>
          <w:lang w:val="en-US"/>
        </w:rPr>
        <w:t xml:space="preserve"> </w:t>
      </w:r>
      <w:r w:rsidR="00403744">
        <w:rPr>
          <w:color w:val="000000"/>
          <w:lang w:val="en-US"/>
        </w:rPr>
        <w:t xml:space="preserve">and </w:t>
      </w:r>
      <w:r w:rsidR="00431D57">
        <w:rPr>
          <w:color w:val="000000"/>
          <w:lang w:val="en-US"/>
        </w:rPr>
        <w:t xml:space="preserve">we added more detailed </w:t>
      </w:r>
      <w:r w:rsidR="006C69ED">
        <w:rPr>
          <w:color w:val="000000"/>
          <w:lang w:val="en-US"/>
        </w:rPr>
        <w:t>discussion</w:t>
      </w:r>
      <w:r w:rsidR="00431D57">
        <w:rPr>
          <w:color w:val="000000"/>
          <w:lang w:val="en-US"/>
        </w:rPr>
        <w:t xml:space="preserve"> of </w:t>
      </w:r>
      <w:proofErr w:type="spellStart"/>
      <w:r w:rsidR="00431D57">
        <w:rPr>
          <w:color w:val="000000"/>
          <w:lang w:val="en-US"/>
        </w:rPr>
        <w:t>WBGTmax</w:t>
      </w:r>
      <w:proofErr w:type="spellEnd"/>
      <w:r w:rsidR="00431D57" w:rsidRPr="00E03C33">
        <w:rPr>
          <w:color w:val="000000"/>
          <w:lang w:val="en-US"/>
        </w:rPr>
        <w:t xml:space="preserve"> </w:t>
      </w:r>
      <w:r w:rsidRPr="00E03C33">
        <w:rPr>
          <w:color w:val="000000"/>
          <w:lang w:val="en-US"/>
        </w:rPr>
        <w:t xml:space="preserve">in the revised Supplementary </w:t>
      </w:r>
      <w:r w:rsidR="001B5697">
        <w:rPr>
          <w:color w:val="000000"/>
          <w:lang w:val="en-US"/>
        </w:rPr>
        <w:t>Information</w:t>
      </w:r>
      <w:r w:rsidR="001D5854">
        <w:rPr>
          <w:color w:val="000000"/>
          <w:lang w:val="en-US"/>
        </w:rPr>
        <w:t>:</w:t>
      </w:r>
    </w:p>
    <w:p w14:paraId="00000018" w14:textId="77777777" w:rsidR="00C17AED" w:rsidRPr="00E03C33" w:rsidRDefault="00C17AED">
      <w:pPr>
        <w:jc w:val="both"/>
        <w:rPr>
          <w:highlight w:val="yellow"/>
          <w:lang w:val="en-US"/>
        </w:rPr>
      </w:pPr>
    </w:p>
    <w:p w14:paraId="3CB40760" w14:textId="77777777" w:rsidR="007B1EC7" w:rsidRPr="007B1EC7" w:rsidRDefault="007B1EC7" w:rsidP="007B1EC7">
      <w:pPr>
        <w:widowControl w:val="0"/>
        <w:jc w:val="both"/>
        <w:rPr>
          <w:b/>
          <w:i/>
          <w:iCs/>
        </w:rPr>
      </w:pPr>
      <w:r w:rsidRPr="007B1EC7">
        <w:rPr>
          <w:b/>
          <w:i/>
          <w:iCs/>
        </w:rPr>
        <w:t xml:space="preserve">Daily </w:t>
      </w:r>
      <w:proofErr w:type="spellStart"/>
      <w:r w:rsidRPr="007B1EC7">
        <w:rPr>
          <w:b/>
          <w:i/>
          <w:iCs/>
        </w:rPr>
        <w:t>WBGT</w:t>
      </w:r>
      <w:r w:rsidRPr="007B1EC7">
        <w:rPr>
          <w:b/>
          <w:i/>
          <w:iCs/>
          <w:vertAlign w:val="subscript"/>
        </w:rPr>
        <w:t>max</w:t>
      </w:r>
      <w:proofErr w:type="spellEnd"/>
      <w:r w:rsidRPr="007B1EC7">
        <w:rPr>
          <w:b/>
          <w:i/>
          <w:iCs/>
        </w:rPr>
        <w:t xml:space="preserve"> Estimates</w:t>
      </w:r>
    </w:p>
    <w:p w14:paraId="618BC2B1" w14:textId="77777777" w:rsidR="007B1EC7" w:rsidRPr="007B1EC7" w:rsidRDefault="007B1EC7" w:rsidP="007B1EC7">
      <w:pPr>
        <w:widowControl w:val="0"/>
        <w:jc w:val="both"/>
        <w:rPr>
          <w:i/>
          <w:iCs/>
        </w:rPr>
      </w:pPr>
      <w:r w:rsidRPr="007B1EC7">
        <w:rPr>
          <w:i/>
          <w:iCs/>
        </w:rPr>
        <w:t xml:space="preserve">Daily </w:t>
      </w:r>
      <w:proofErr w:type="spellStart"/>
      <w:r w:rsidRPr="007B1EC7">
        <w:rPr>
          <w:i/>
          <w:iCs/>
        </w:rPr>
        <w:t>T</w:t>
      </w:r>
      <w:r w:rsidRPr="007B1EC7">
        <w:rPr>
          <w:i/>
          <w:iCs/>
          <w:vertAlign w:val="subscript"/>
        </w:rPr>
        <w:t>max</w:t>
      </w:r>
      <w:proofErr w:type="spellEnd"/>
      <w:r w:rsidRPr="007B1EC7">
        <w:rPr>
          <w:i/>
          <w:iCs/>
        </w:rPr>
        <w:t xml:space="preserve"> and </w:t>
      </w:r>
      <w:proofErr w:type="spellStart"/>
      <w:r w:rsidRPr="007B1EC7">
        <w:rPr>
          <w:i/>
          <w:iCs/>
        </w:rPr>
        <w:t>VPD</w:t>
      </w:r>
      <w:r w:rsidRPr="007B1EC7">
        <w:rPr>
          <w:i/>
          <w:iCs/>
          <w:vertAlign w:val="subscript"/>
        </w:rPr>
        <w:t>max</w:t>
      </w:r>
      <w:proofErr w:type="spellEnd"/>
      <w:r w:rsidRPr="007B1EC7">
        <w:rPr>
          <w:i/>
          <w:iCs/>
          <w:vertAlign w:val="subscript"/>
        </w:rPr>
        <w:t xml:space="preserve"> </w:t>
      </w:r>
      <w:r w:rsidRPr="007B1EC7">
        <w:rPr>
          <w:i/>
          <w:iCs/>
        </w:rPr>
        <w:t xml:space="preserve">mean fields from PRISM were converted to approximated indoor or shaded </w:t>
      </w:r>
      <w:proofErr w:type="spellStart"/>
      <w:r w:rsidRPr="007B1EC7">
        <w:rPr>
          <w:i/>
          <w:iCs/>
        </w:rPr>
        <w:t>WBGT</w:t>
      </w:r>
      <w:r w:rsidRPr="007B1EC7">
        <w:rPr>
          <w:i/>
          <w:iCs/>
          <w:vertAlign w:val="subscript"/>
        </w:rPr>
        <w:t>max</w:t>
      </w:r>
      <w:proofErr w:type="spellEnd"/>
      <w:r w:rsidRPr="007B1EC7">
        <w:rPr>
          <w:i/>
          <w:iCs/>
        </w:rPr>
        <w:t xml:space="preserve"> following the procedure used in previous work.</w:t>
      </w:r>
      <w:r w:rsidRPr="007B1EC7">
        <w:rPr>
          <w:i/>
          <w:iCs/>
          <w:vertAlign w:val="superscript"/>
        </w:rPr>
        <w:t>6,7</w:t>
      </w:r>
      <w:r w:rsidRPr="007B1EC7">
        <w:rPr>
          <w:i/>
          <w:iCs/>
        </w:rPr>
        <w:t xml:space="preserve"> Following </w:t>
      </w:r>
      <w:r w:rsidRPr="007B1EC7">
        <w:rPr>
          <w:i/>
          <w:iCs/>
          <w:vertAlign w:val="superscript"/>
        </w:rPr>
        <w:t>5</w:t>
      </w:r>
      <w:r w:rsidRPr="007B1EC7">
        <w:rPr>
          <w:i/>
          <w:iCs/>
        </w:rPr>
        <w:t xml:space="preserve">, first, </w:t>
      </w:r>
      <w:proofErr w:type="spellStart"/>
      <w:r w:rsidRPr="007B1EC7">
        <w:rPr>
          <w:i/>
          <w:iCs/>
        </w:rPr>
        <w:t>VPD</w:t>
      </w:r>
      <w:r w:rsidRPr="007B1EC7">
        <w:rPr>
          <w:i/>
          <w:iCs/>
          <w:vertAlign w:val="subscript"/>
        </w:rPr>
        <w:t>max</w:t>
      </w:r>
      <w:proofErr w:type="spellEnd"/>
      <w:r w:rsidRPr="007B1EC7">
        <w:rPr>
          <w:i/>
          <w:iCs/>
        </w:rPr>
        <w:t xml:space="preserve"> are converted to daily minimum relative humidity fields (eq. 1)</w:t>
      </w:r>
    </w:p>
    <w:p w14:paraId="49B8F1D1" w14:textId="77777777" w:rsidR="007B1EC7" w:rsidRPr="007B1EC7" w:rsidRDefault="007B1EC7" w:rsidP="007B1EC7">
      <w:pPr>
        <w:widowControl w:val="0"/>
        <w:jc w:val="both"/>
        <w:rPr>
          <w:i/>
          <w:iCs/>
        </w:rPr>
      </w:pPr>
    </w:p>
    <w:p w14:paraId="5721BFE2" w14:textId="57B0838A" w:rsidR="007B1EC7" w:rsidRPr="007B1EC7" w:rsidRDefault="007B1EC7" w:rsidP="007B1EC7">
      <w:pPr>
        <w:widowControl w:val="0"/>
        <w:jc w:val="center"/>
        <w:rPr>
          <w:i/>
          <w:iCs/>
        </w:rPr>
      </w:pPr>
      <m:oMath>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iCs/>
                <w:sz w:val="20"/>
              </w:rPr>
            </m:ctrlPr>
          </m:fPr>
          <m:num>
            <m:d>
              <m:dPr>
                <m:begChr m:val="["/>
                <m:endChr m:val="]"/>
                <m:ctrlPr>
                  <w:rPr>
                    <w:rFonts w:ascii="Cambria Math" w:eastAsiaTheme="minorHAnsi" w:hAnsi="Cambria Math"/>
                    <w:i/>
                    <w:iCs/>
                    <w:sz w:val="20"/>
                  </w:rPr>
                </m:ctrlPr>
              </m:dPr>
              <m:e>
                <m:r>
                  <w:rPr>
                    <w:rFonts w:ascii="Cambria Math" w:hAnsi="Cambria Math"/>
                    <w:sz w:val="20"/>
                  </w:rPr>
                  <m:t>610.94 Pa ∙</m:t>
                </m:r>
                <m:sSup>
                  <m:sSupPr>
                    <m:ctrlPr>
                      <w:rPr>
                        <w:rFonts w:ascii="Cambria Math" w:hAnsi="Cambria Math"/>
                        <w:i/>
                        <w:iCs/>
                        <w:sz w:val="20"/>
                      </w:rPr>
                    </m:ctrlPr>
                  </m:sSupPr>
                  <m:e>
                    <m:r>
                      <w:rPr>
                        <w:rFonts w:ascii="Cambria Math" w:hAnsi="Cambria Math"/>
                        <w:sz w:val="20"/>
                      </w:rPr>
                      <m:t xml:space="preserve"> e</m:t>
                    </m:r>
                  </m:e>
                  <m:sup>
                    <m:d>
                      <m:dPr>
                        <m:ctrlPr>
                          <w:rPr>
                            <w:rFonts w:ascii="Cambria Math" w:eastAsiaTheme="minorHAnsi" w:hAnsi="Cambria Math"/>
                            <w:i/>
                            <w:iCs/>
                            <w:sz w:val="20"/>
                          </w:rPr>
                        </m:ctrlPr>
                      </m:dPr>
                      <m:e>
                        <m:f>
                          <m:fPr>
                            <m:ctrlPr>
                              <w:rPr>
                                <w:rFonts w:ascii="Cambria Math" w:hAnsi="Cambria Math"/>
                                <w:i/>
                                <w:iCs/>
                                <w:sz w:val="20"/>
                              </w:rPr>
                            </m:ctrlPr>
                          </m:fPr>
                          <m:num>
                            <m:r>
                              <w:rPr>
                                <w:rFonts w:ascii="Cambria Math" w:hAnsi="Cambria Math"/>
                                <w:sz w:val="20"/>
                              </w:rPr>
                              <m:t xml:space="preserve">17.625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iCs/>
                    <w:sz w:val="20"/>
                  </w:rPr>
                </m:ctrlPr>
              </m:sSupPr>
              <m:e>
                <m:r>
                  <w:rPr>
                    <w:rFonts w:ascii="Cambria Math" w:hAnsi="Cambria Math"/>
                    <w:sz w:val="20"/>
                  </w:rPr>
                  <m:t xml:space="preserve"> e</m:t>
                </m:r>
              </m:e>
              <m:sup>
                <m:d>
                  <m:dPr>
                    <m:ctrlPr>
                      <w:rPr>
                        <w:rFonts w:ascii="Cambria Math" w:eastAsiaTheme="minorHAnsi" w:hAnsi="Cambria Math"/>
                        <w:i/>
                        <w:iCs/>
                        <w:sz w:val="20"/>
                      </w:rPr>
                    </m:ctrlPr>
                  </m:dPr>
                  <m:e>
                    <m:f>
                      <m:fPr>
                        <m:ctrlPr>
                          <w:rPr>
                            <w:rFonts w:ascii="Cambria Math" w:hAnsi="Cambria Math"/>
                            <w:i/>
                            <w:iCs/>
                            <w:sz w:val="20"/>
                          </w:rPr>
                        </m:ctrlPr>
                      </m:fPr>
                      <m:num>
                        <m:r>
                          <w:rPr>
                            <w:rFonts w:ascii="Cambria Math" w:hAnsi="Cambria Math"/>
                            <w:sz w:val="20"/>
                          </w:rPr>
                          <m:t xml:space="preserve">17.625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den>
                    </m:f>
                  </m:e>
                </m:d>
              </m:sup>
            </m:sSup>
          </m:den>
        </m:f>
      </m:oMath>
      <w:r w:rsidRPr="007B1EC7">
        <w:rPr>
          <w:i/>
          <w:iCs/>
          <w:sz w:val="20"/>
        </w:rPr>
        <w:t xml:space="preserve">  </w:t>
      </w:r>
      <w:r w:rsidRPr="007B1EC7">
        <w:rPr>
          <w:i/>
          <w:iCs/>
        </w:rPr>
        <w:t>(eq. 1)</w:t>
      </w:r>
    </w:p>
    <w:p w14:paraId="44CB1C97" w14:textId="77777777" w:rsidR="007B1EC7" w:rsidRPr="007B1EC7" w:rsidRDefault="007B1EC7" w:rsidP="007B1EC7">
      <w:pPr>
        <w:widowControl w:val="0"/>
        <w:jc w:val="both"/>
        <w:rPr>
          <w:i/>
          <w:iCs/>
        </w:rPr>
      </w:pPr>
    </w:p>
    <w:p w14:paraId="3F149E61" w14:textId="77777777" w:rsidR="007B1EC7" w:rsidRPr="007B1EC7" w:rsidRDefault="007B1EC7" w:rsidP="007B1EC7">
      <w:pPr>
        <w:widowControl w:val="0"/>
        <w:jc w:val="both"/>
        <w:rPr>
          <w:i/>
          <w:iCs/>
        </w:rPr>
      </w:pPr>
    </w:p>
    <w:p w14:paraId="150CBAB2" w14:textId="77777777" w:rsidR="007B1EC7" w:rsidRPr="007B1EC7" w:rsidRDefault="007B1EC7" w:rsidP="007B1EC7">
      <w:pPr>
        <w:widowControl w:val="0"/>
        <w:jc w:val="both"/>
        <w:rPr>
          <w:i/>
          <w:iCs/>
        </w:rPr>
      </w:pPr>
      <w:r w:rsidRPr="007B1EC7">
        <w:rPr>
          <w:i/>
          <w:iCs/>
        </w:rPr>
        <w:t xml:space="preserve">with </w:t>
      </w:r>
      <w:proofErr w:type="spellStart"/>
      <w:r w:rsidRPr="007B1EC7">
        <w:rPr>
          <w:i/>
          <w:iCs/>
        </w:rPr>
        <w:t>T</w:t>
      </w:r>
      <w:r w:rsidRPr="007B1EC7">
        <w:rPr>
          <w:i/>
          <w:iCs/>
          <w:vertAlign w:val="subscript"/>
        </w:rPr>
        <w:t>max</w:t>
      </w:r>
      <w:proofErr w:type="spellEnd"/>
      <w:r w:rsidRPr="007B1EC7">
        <w:rPr>
          <w:i/>
          <w:iCs/>
          <w:vertAlign w:val="subscript"/>
        </w:rPr>
        <w:t xml:space="preserve"> </w:t>
      </w:r>
      <w:r w:rsidRPr="007B1EC7">
        <w:rPr>
          <w:i/>
          <w:iCs/>
        </w:rPr>
        <w:t xml:space="preserve">in °C, </w:t>
      </w:r>
      <w:proofErr w:type="spellStart"/>
      <w:r w:rsidRPr="007B1EC7">
        <w:rPr>
          <w:i/>
          <w:iCs/>
        </w:rPr>
        <w:t>VPD</w:t>
      </w:r>
      <w:r w:rsidRPr="007B1EC7">
        <w:rPr>
          <w:i/>
          <w:iCs/>
          <w:vertAlign w:val="subscript"/>
        </w:rPr>
        <w:t>max</w:t>
      </w:r>
      <w:proofErr w:type="spellEnd"/>
      <w:r w:rsidRPr="007B1EC7">
        <w:rPr>
          <w:i/>
          <w:iCs/>
          <w:vertAlign w:val="subscript"/>
        </w:rPr>
        <w:t xml:space="preserve"> </w:t>
      </w:r>
      <w:r w:rsidRPr="007B1EC7">
        <w:rPr>
          <w:i/>
          <w:iCs/>
        </w:rPr>
        <w:t xml:space="preserve">in Pa, and </w:t>
      </w:r>
      <w:proofErr w:type="spellStart"/>
      <w:r w:rsidRPr="007B1EC7">
        <w:rPr>
          <w:i/>
          <w:iCs/>
        </w:rPr>
        <w:t>RH</w:t>
      </w:r>
      <w:r w:rsidRPr="007B1EC7">
        <w:rPr>
          <w:i/>
          <w:iCs/>
          <w:vertAlign w:val="subscript"/>
        </w:rPr>
        <w:t>min</w:t>
      </w:r>
      <w:proofErr w:type="spellEnd"/>
      <w:r w:rsidRPr="007B1EC7">
        <w:rPr>
          <w:i/>
          <w:iCs/>
        </w:rPr>
        <w:t xml:space="preserve"> in %. Next, we combine </w:t>
      </w:r>
      <w:proofErr w:type="spellStart"/>
      <w:r w:rsidRPr="007B1EC7">
        <w:rPr>
          <w:i/>
          <w:iCs/>
        </w:rPr>
        <w:t>T</w:t>
      </w:r>
      <w:r w:rsidRPr="007B1EC7">
        <w:rPr>
          <w:i/>
          <w:iCs/>
          <w:vertAlign w:val="subscript"/>
        </w:rPr>
        <w:t>max</w:t>
      </w:r>
      <w:proofErr w:type="spellEnd"/>
      <w:r w:rsidRPr="007B1EC7">
        <w:rPr>
          <w:i/>
          <w:iCs/>
        </w:rPr>
        <w:t xml:space="preserve">, converted to °F, and </w:t>
      </w:r>
      <w:proofErr w:type="spellStart"/>
      <w:r w:rsidRPr="007B1EC7">
        <w:rPr>
          <w:i/>
          <w:iCs/>
        </w:rPr>
        <w:t>RH</w:t>
      </w:r>
      <w:r w:rsidRPr="007B1EC7">
        <w:rPr>
          <w:i/>
          <w:iCs/>
          <w:vertAlign w:val="subscript"/>
        </w:rPr>
        <w:t>min</w:t>
      </w:r>
      <w:proofErr w:type="spellEnd"/>
      <w:r w:rsidRPr="007B1EC7">
        <w:rPr>
          <w:i/>
          <w:iCs/>
          <w:vertAlign w:val="subscript"/>
        </w:rPr>
        <w:t xml:space="preserve"> </w:t>
      </w:r>
      <w:r w:rsidRPr="007B1EC7">
        <w:rPr>
          <w:i/>
          <w:iCs/>
        </w:rPr>
        <w:t>to create daily maximum heat index (</w:t>
      </w:r>
      <w:proofErr w:type="spellStart"/>
      <w:r w:rsidRPr="007B1EC7">
        <w:rPr>
          <w:i/>
          <w:iCs/>
        </w:rPr>
        <w:t>HI</w:t>
      </w:r>
      <w:r w:rsidRPr="007B1EC7">
        <w:rPr>
          <w:i/>
          <w:iCs/>
          <w:vertAlign w:val="subscript"/>
        </w:rPr>
        <w:t>max</w:t>
      </w:r>
      <w:proofErr w:type="spellEnd"/>
      <w:r w:rsidRPr="007B1EC7">
        <w:rPr>
          <w:i/>
          <w:iCs/>
        </w:rPr>
        <w:t>) mean fields following the U.S. National Weather Service’s (NWS) procedure.</w:t>
      </w:r>
      <w:r w:rsidRPr="007B1EC7">
        <w:rPr>
          <w:i/>
          <w:iCs/>
          <w:vertAlign w:val="superscript"/>
        </w:rPr>
        <w:t>8</w:t>
      </w:r>
      <w:r w:rsidRPr="007B1EC7">
        <w:rPr>
          <w:i/>
          <w:iCs/>
        </w:rPr>
        <w:t xml:space="preserve"> To calculate </w:t>
      </w:r>
      <w:proofErr w:type="spellStart"/>
      <w:r w:rsidRPr="007B1EC7">
        <w:rPr>
          <w:i/>
          <w:iCs/>
        </w:rPr>
        <w:t>HI</w:t>
      </w:r>
      <w:r w:rsidRPr="007B1EC7">
        <w:rPr>
          <w:i/>
          <w:iCs/>
          <w:vertAlign w:val="subscript"/>
        </w:rPr>
        <w:t>max</w:t>
      </w:r>
      <w:proofErr w:type="spellEnd"/>
      <w:r w:rsidRPr="007B1EC7">
        <w:rPr>
          <w:i/>
          <w:iCs/>
        </w:rPr>
        <w:t xml:space="preserve"> for each day, we use </w:t>
      </w:r>
      <w:proofErr w:type="spellStart"/>
      <w:r w:rsidRPr="007B1EC7">
        <w:rPr>
          <w:i/>
          <w:iCs/>
        </w:rPr>
        <w:t>T</w:t>
      </w:r>
      <w:r w:rsidRPr="007B1EC7">
        <w:rPr>
          <w:i/>
          <w:iCs/>
          <w:vertAlign w:val="subscript"/>
        </w:rPr>
        <w:t>max</w:t>
      </w:r>
      <w:proofErr w:type="spellEnd"/>
      <w:r w:rsidRPr="007B1EC7">
        <w:rPr>
          <w:i/>
          <w:iCs/>
        </w:rPr>
        <w:t xml:space="preserve"> and </w:t>
      </w:r>
      <w:proofErr w:type="spellStart"/>
      <w:r w:rsidRPr="007B1EC7">
        <w:rPr>
          <w:i/>
          <w:iCs/>
        </w:rPr>
        <w:t>RH</w:t>
      </w:r>
      <w:r w:rsidRPr="007B1EC7">
        <w:rPr>
          <w:i/>
          <w:iCs/>
          <w:vertAlign w:val="subscript"/>
        </w:rPr>
        <w:t>min</w:t>
      </w:r>
      <w:proofErr w:type="spellEnd"/>
      <w:r w:rsidRPr="007B1EC7">
        <w:rPr>
          <w:i/>
          <w:iCs/>
          <w:vertAlign w:val="subscript"/>
        </w:rPr>
        <w:t xml:space="preserve"> </w:t>
      </w:r>
      <w:r w:rsidRPr="007B1EC7">
        <w:rPr>
          <w:i/>
          <w:iCs/>
        </w:rPr>
        <w:t>to best align relatively humidity at the time the daily maximum temperature occurs during a given diurnal cycle.</w:t>
      </w:r>
      <w:r w:rsidRPr="007B1EC7">
        <w:rPr>
          <w:i/>
          <w:iCs/>
          <w:vertAlign w:val="superscript"/>
        </w:rPr>
        <w:t>5</w:t>
      </w:r>
      <w:r w:rsidRPr="007B1EC7">
        <w:rPr>
          <w:i/>
          <w:iCs/>
        </w:rPr>
        <w:t xml:space="preserve"> NWS first estimates </w:t>
      </w:r>
      <w:proofErr w:type="spellStart"/>
      <w:r w:rsidRPr="007B1EC7">
        <w:rPr>
          <w:i/>
          <w:iCs/>
        </w:rPr>
        <w:t>HI</w:t>
      </w:r>
      <w:r w:rsidRPr="007B1EC7">
        <w:rPr>
          <w:i/>
          <w:iCs/>
          <w:vertAlign w:val="subscript"/>
        </w:rPr>
        <w:t>max</w:t>
      </w:r>
      <w:proofErr w:type="spellEnd"/>
      <w:r w:rsidRPr="007B1EC7">
        <w:rPr>
          <w:i/>
          <w:iCs/>
        </w:rPr>
        <w:t xml:space="preserve"> using the average between </w:t>
      </w:r>
      <w:proofErr w:type="spellStart"/>
      <w:r w:rsidRPr="007B1EC7">
        <w:rPr>
          <w:i/>
          <w:iCs/>
        </w:rPr>
        <w:t>T</w:t>
      </w:r>
      <w:r w:rsidRPr="007B1EC7">
        <w:rPr>
          <w:i/>
          <w:iCs/>
          <w:vertAlign w:val="subscript"/>
        </w:rPr>
        <w:t>max</w:t>
      </w:r>
      <w:proofErr w:type="spellEnd"/>
      <w:r w:rsidRPr="007B1EC7">
        <w:rPr>
          <w:i/>
          <w:iCs/>
        </w:rPr>
        <w:t xml:space="preserve"> and Steadman's simplified equation:</w:t>
      </w:r>
    </w:p>
    <w:p w14:paraId="2462EEC5" w14:textId="77777777" w:rsidR="007B1EC7" w:rsidRPr="007B1EC7" w:rsidRDefault="007B1EC7" w:rsidP="007B1EC7">
      <w:pPr>
        <w:widowControl w:val="0"/>
        <w:jc w:val="both"/>
        <w:rPr>
          <w:i/>
          <w:iCs/>
        </w:rPr>
      </w:pPr>
    </w:p>
    <w:p w14:paraId="026EC693" w14:textId="13FF666F" w:rsidR="007B1EC7" w:rsidRPr="007B1EC7" w:rsidRDefault="007B1EC7" w:rsidP="007B1EC7">
      <w:pPr>
        <w:widowControl w:val="0"/>
        <w:jc w:val="center"/>
        <w:rPr>
          <w:i/>
          <w:iCs/>
        </w:rPr>
      </w:pPr>
      <m:oMath>
        <m:sSub>
          <m:sSubPr>
            <m:ctrlPr>
              <w:rPr>
                <w:rFonts w:ascii="Cambria Math" w:hAnsi="Cambria Math"/>
                <w:i/>
                <w:iCs/>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iCs/>
                <w:sz w:val="20"/>
              </w:rPr>
            </m:ctrlPr>
          </m:dPr>
          <m:e>
            <m:r>
              <w:rPr>
                <w:rFonts w:ascii="Cambria Math" w:hAnsi="Cambria Math"/>
                <w:sz w:val="20"/>
              </w:rPr>
              <m:t>1.2</m:t>
            </m:r>
            <m:d>
              <m:dPr>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Pr="007B1EC7">
        <w:rPr>
          <w:i/>
          <w:iCs/>
        </w:rPr>
        <w:t xml:space="preserve"> (eq. 2)</w:t>
      </w:r>
    </w:p>
    <w:p w14:paraId="6EC4A20F" w14:textId="77777777" w:rsidR="007B1EC7" w:rsidRPr="007B1EC7" w:rsidRDefault="007B1EC7" w:rsidP="007B1EC7">
      <w:pPr>
        <w:widowControl w:val="0"/>
        <w:jc w:val="both"/>
        <w:rPr>
          <w:i/>
          <w:iCs/>
        </w:rPr>
      </w:pPr>
    </w:p>
    <w:p w14:paraId="0889FD2F" w14:textId="77777777" w:rsidR="007B1EC7" w:rsidRPr="007B1EC7" w:rsidRDefault="007B1EC7" w:rsidP="007B1EC7">
      <w:pPr>
        <w:widowControl w:val="0"/>
        <w:jc w:val="both"/>
        <w:rPr>
          <w:i/>
          <w:iCs/>
        </w:rPr>
      </w:pPr>
      <w:r w:rsidRPr="007B1EC7">
        <w:rPr>
          <w:i/>
          <w:iCs/>
        </w:rPr>
        <w:t xml:space="preserve">If the resulting </w:t>
      </w:r>
      <w:proofErr w:type="spellStart"/>
      <w:r w:rsidRPr="007B1EC7">
        <w:rPr>
          <w:i/>
          <w:iCs/>
        </w:rPr>
        <w:t>HI</w:t>
      </w:r>
      <w:r w:rsidRPr="007B1EC7">
        <w:rPr>
          <w:i/>
          <w:iCs/>
          <w:vertAlign w:val="subscript"/>
        </w:rPr>
        <w:t>max</w:t>
      </w:r>
      <w:proofErr w:type="spellEnd"/>
      <w:r w:rsidRPr="007B1EC7">
        <w:rPr>
          <w:i/>
          <w:iCs/>
        </w:rPr>
        <w:t xml:space="preserve"> is greater than 80°F, then the complete </w:t>
      </w:r>
      <w:proofErr w:type="spellStart"/>
      <w:r w:rsidRPr="007B1EC7">
        <w:rPr>
          <w:i/>
          <w:iCs/>
        </w:rPr>
        <w:t>Rothfusz</w:t>
      </w:r>
      <w:proofErr w:type="spellEnd"/>
      <w:r w:rsidRPr="007B1EC7">
        <w:rPr>
          <w:i/>
          <w:iCs/>
        </w:rPr>
        <w:t xml:space="preserve"> equation is estimated as</w:t>
      </w:r>
    </w:p>
    <w:p w14:paraId="30C2B57D" w14:textId="77777777" w:rsidR="007B1EC7" w:rsidRPr="007B1EC7" w:rsidRDefault="007B1EC7" w:rsidP="007B1EC7">
      <w:pPr>
        <w:widowControl w:val="0"/>
        <w:jc w:val="both"/>
        <w:rPr>
          <w:i/>
          <w:iCs/>
        </w:rPr>
      </w:pPr>
    </w:p>
    <w:p w14:paraId="38B945D7" w14:textId="7F5F43F6" w:rsidR="007B1EC7" w:rsidRPr="007B1EC7" w:rsidRDefault="007B1EC7" w:rsidP="007B1EC7">
      <w:pPr>
        <w:widowControl w:val="0"/>
        <w:jc w:val="both"/>
        <w:rPr>
          <w:i/>
          <w:iCs/>
          <w:color w:val="000000"/>
          <w:sz w:val="20"/>
        </w:rPr>
      </w:pPr>
      <m:oMathPara>
        <m:oMath>
          <m:sSub>
            <m:sSubPr>
              <m:ctrlPr>
                <w:rPr>
                  <w:rFonts w:ascii="Cambria Math" w:hAnsi="Cambria Math" w:cs="Arial"/>
                  <w:i/>
                  <w:iCs/>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w:rPr>
              <w:rFonts w:ascii="Cambria Math" w:hAnsi="Cambria Math" w:cs="Arial"/>
              <w:color w:val="000000"/>
              <w:sz w:val="20"/>
            </w:rPr>
            <m:t>=  0.5(</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(-42.379 + 2.04901523</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-42.379 + 2.04901523</m:t>
          </m:r>
          <m:sSub>
            <m:sSubPr>
              <m:ctrlPr>
                <w:rPr>
                  <w:rFonts w:ascii="Cambria Math" w:hAnsi="Cambria Math" w:cs="Arial"/>
                  <w:i/>
                  <w:iCs/>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36B9233F" w14:textId="406C5D24" w:rsidR="007B1EC7" w:rsidRPr="007B1EC7" w:rsidRDefault="007B1EC7" w:rsidP="007B1EC7">
      <w:pPr>
        <w:widowControl w:val="0"/>
        <w:jc w:val="center"/>
        <w:rPr>
          <w:i/>
          <w:iCs/>
          <w:color w:val="000000"/>
          <w:sz w:val="20"/>
        </w:rPr>
      </w:pPr>
      <m:oMathPara>
        <m:oMathParaPr>
          <m:jc m:val="left"/>
        </m:oMathParaPr>
        <m:oMath>
          <m:r>
            <w:rPr>
              <w:rFonts w:ascii="Cambria Math" w:hAnsi="Cambria Math" w:cs="Arial"/>
              <w:color w:val="000000"/>
              <w:sz w:val="20"/>
            </w:rPr>
            <m:t xml:space="preserve"> - .00683783</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w:rPr>
              <w:rFonts w:ascii="Cambria Math" w:hAnsi="Cambria Math" w:cs="Arial"/>
              <w:color w:val="000000"/>
              <w:sz w:val="20"/>
            </w:rPr>
            <m:t>- .05481717</m:t>
          </m:r>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 xml:space="preserve">  + .00122874</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i/>
                  <w:iCs/>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w:rPr>
              <w:rFonts w:ascii="Cambria Math" w:hAnsi="Cambria Math" w:cs="Arial"/>
              <w:color w:val="000000"/>
              <w:sz w:val="20"/>
            </w:rPr>
            <m:t>+ .00085282</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w:rPr>
              <w:rFonts w:ascii="Cambria Math" w:hAnsi="Cambria Math" w:cs="Arial"/>
              <w:color w:val="000000"/>
              <w:sz w:val="20"/>
            </w:rPr>
            <m:t xml:space="preserve"> </m:t>
          </m:r>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 xml:space="preserve"> </m:t>
          </m:r>
        </m:oMath>
      </m:oMathPara>
    </w:p>
    <w:p w14:paraId="7789EF11" w14:textId="6FE4C303" w:rsidR="007B1EC7" w:rsidRPr="007B1EC7" w:rsidRDefault="007B1EC7" w:rsidP="007B1EC7">
      <w:pPr>
        <w:widowControl w:val="0"/>
        <w:jc w:val="center"/>
        <w:rPr>
          <w:i/>
          <w:iCs/>
          <w:sz w:val="20"/>
        </w:rPr>
      </w:pPr>
      <m:oMath>
        <m:r>
          <w:rPr>
            <w:rFonts w:ascii="Cambria Math" w:hAnsi="Cambria Math" w:cs="Arial"/>
            <w:color w:val="000000"/>
            <w:sz w:val="20"/>
          </w:rPr>
          <m:t>- .00000199</m:t>
        </m:r>
        <m:sSubSup>
          <m:sSubSupPr>
            <m:ctrlPr>
              <w:rPr>
                <w:rFonts w:ascii="Cambria Math" w:hAnsi="Cambria Math" w:cs="Arial"/>
                <w:i/>
                <w:iCs/>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i/>
                <w:iCs/>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rPr>
            <w:rFonts w:ascii="Cambria Math" w:hAnsi="Cambria Math" w:cs="Arial"/>
            <w:color w:val="000000"/>
            <w:sz w:val="20"/>
          </w:rPr>
          <m:t>)</m:t>
        </m:r>
      </m:oMath>
      <w:r w:rsidRPr="007B1EC7">
        <w:rPr>
          <w:i/>
          <w:iCs/>
          <w:color w:val="000000"/>
          <w:sz w:val="20"/>
        </w:rPr>
        <w:t xml:space="preserve">  (eq. 3)</w:t>
      </w:r>
    </w:p>
    <w:p w14:paraId="01A54E73" w14:textId="77777777" w:rsidR="007B1EC7" w:rsidRPr="007B1EC7" w:rsidRDefault="007B1EC7" w:rsidP="007B1EC7">
      <w:pPr>
        <w:widowControl w:val="0"/>
        <w:jc w:val="both"/>
        <w:rPr>
          <w:i/>
          <w:iCs/>
        </w:rPr>
      </w:pPr>
    </w:p>
    <w:p w14:paraId="3DBF3B37" w14:textId="77777777" w:rsidR="007B1EC7" w:rsidRPr="007B1EC7" w:rsidRDefault="007B1EC7" w:rsidP="007B1EC7">
      <w:pPr>
        <w:widowControl w:val="0"/>
        <w:tabs>
          <w:tab w:val="left" w:pos="6803"/>
        </w:tabs>
        <w:jc w:val="both"/>
        <w:rPr>
          <w:i/>
          <w:iCs/>
        </w:rPr>
      </w:pPr>
      <w:r w:rsidRPr="007B1EC7">
        <w:rPr>
          <w:i/>
          <w:iCs/>
        </w:rPr>
        <w:t xml:space="preserve">with the following adjustments: if </w:t>
      </w:r>
      <w:proofErr w:type="spellStart"/>
      <w:r w:rsidRPr="007B1EC7">
        <w:rPr>
          <w:i/>
          <w:iCs/>
        </w:rPr>
        <w:t>T</w:t>
      </w:r>
      <w:r w:rsidRPr="007B1EC7">
        <w:rPr>
          <w:i/>
          <w:iCs/>
          <w:vertAlign w:val="subscript"/>
        </w:rPr>
        <w:t>max</w:t>
      </w:r>
      <w:proofErr w:type="spellEnd"/>
      <w:r w:rsidRPr="007B1EC7">
        <w:rPr>
          <w:i/>
          <w:iCs/>
        </w:rPr>
        <w:t xml:space="preserve"> between 80°F – 113°F and </w:t>
      </w:r>
      <w:proofErr w:type="spellStart"/>
      <w:r w:rsidRPr="007B1EC7">
        <w:rPr>
          <w:i/>
          <w:iCs/>
        </w:rPr>
        <w:t>RH</w:t>
      </w:r>
      <w:r w:rsidRPr="007B1EC7">
        <w:rPr>
          <w:i/>
          <w:iCs/>
          <w:vertAlign w:val="subscript"/>
        </w:rPr>
        <w:t>min</w:t>
      </w:r>
      <w:proofErr w:type="spellEnd"/>
      <w:r w:rsidRPr="007B1EC7">
        <w:rPr>
          <w:i/>
          <w:iCs/>
        </w:rPr>
        <w:t xml:space="preserve"> less than 13%, adjustment 1 is subtract (eq. 4) and if </w:t>
      </w:r>
      <w:proofErr w:type="spellStart"/>
      <w:r w:rsidRPr="007B1EC7">
        <w:rPr>
          <w:i/>
          <w:iCs/>
        </w:rPr>
        <w:t>T</w:t>
      </w:r>
      <w:r w:rsidRPr="007B1EC7">
        <w:rPr>
          <w:i/>
          <w:iCs/>
          <w:vertAlign w:val="subscript"/>
        </w:rPr>
        <w:t>max</w:t>
      </w:r>
      <w:proofErr w:type="spellEnd"/>
      <w:r w:rsidRPr="007B1EC7">
        <w:rPr>
          <w:i/>
          <w:iCs/>
        </w:rPr>
        <w:t xml:space="preserve"> between 80°F – 87°F and </w:t>
      </w:r>
      <w:proofErr w:type="spellStart"/>
      <w:r w:rsidRPr="007B1EC7">
        <w:rPr>
          <w:i/>
          <w:iCs/>
        </w:rPr>
        <w:t>RH</w:t>
      </w:r>
      <w:r w:rsidRPr="007B1EC7">
        <w:rPr>
          <w:i/>
          <w:iCs/>
          <w:vertAlign w:val="subscript"/>
        </w:rPr>
        <w:t>min</w:t>
      </w:r>
      <w:proofErr w:type="spellEnd"/>
      <w:r w:rsidRPr="007B1EC7">
        <w:rPr>
          <w:i/>
          <w:iCs/>
        </w:rPr>
        <w:t xml:space="preserve"> greater than 85%, adjustment 2 (eq. X) is added. </w:t>
      </w:r>
    </w:p>
    <w:p w14:paraId="6C4F719D" w14:textId="77777777" w:rsidR="007B1EC7" w:rsidRPr="007B1EC7" w:rsidRDefault="007B1EC7" w:rsidP="007B1EC7">
      <w:pPr>
        <w:widowControl w:val="0"/>
        <w:tabs>
          <w:tab w:val="left" w:pos="6803"/>
        </w:tabs>
        <w:jc w:val="both"/>
        <w:rPr>
          <w:i/>
          <w:iCs/>
        </w:rPr>
      </w:pPr>
    </w:p>
    <w:p w14:paraId="3EC68806" w14:textId="512E363E" w:rsidR="007B1EC7" w:rsidRPr="007B1EC7" w:rsidRDefault="007B1EC7" w:rsidP="007B1EC7">
      <w:pPr>
        <w:widowControl w:val="0"/>
        <w:tabs>
          <w:tab w:val="left" w:pos="6803"/>
        </w:tabs>
        <w:jc w:val="center"/>
        <w:rPr>
          <w:i/>
          <w:iCs/>
        </w:rPr>
      </w:pPr>
      <m:oMath>
        <m:r>
          <w:rPr>
            <w:rFonts w:ascii="Cambria Math" w:hAnsi="Cambria Math"/>
            <w:sz w:val="20"/>
          </w:rPr>
          <m:t xml:space="preserve">adj1= </m:t>
        </m:r>
        <m:f>
          <m:fPr>
            <m:ctrlPr>
              <w:rPr>
                <w:rFonts w:ascii="Cambria Math" w:hAnsi="Cambria Math"/>
                <w:i/>
                <w:iCs/>
                <w:sz w:val="20"/>
              </w:rPr>
            </m:ctrlPr>
          </m:fPr>
          <m:num>
            <m:r>
              <w:rPr>
                <w:rFonts w:ascii="Cambria Math" w:hAnsi="Cambria Math"/>
                <w:sz w:val="20"/>
              </w:rPr>
              <m:t xml:space="preserve">13- </m:t>
            </m:r>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iCs/>
                <w:sz w:val="20"/>
              </w:rPr>
            </m:ctrlPr>
          </m:radPr>
          <m:deg/>
          <m:e>
            <m:f>
              <m:fPr>
                <m:ctrlPr>
                  <w:rPr>
                    <w:rFonts w:ascii="Cambria Math" w:hAnsi="Cambria Math"/>
                    <w:i/>
                    <w:iCs/>
                    <w:sz w:val="20"/>
                  </w:rPr>
                </m:ctrlPr>
              </m:fPr>
              <m:num>
                <m:r>
                  <w:rPr>
                    <w:rFonts w:ascii="Cambria Math" w:hAnsi="Cambria Math"/>
                    <w:sz w:val="20"/>
                  </w:rPr>
                  <m:t>17-ABS(</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rsidRPr="007B1EC7">
        <w:rPr>
          <w:i/>
          <w:iCs/>
        </w:rPr>
        <w:t>(eq. 4)</w:t>
      </w:r>
    </w:p>
    <w:p w14:paraId="615D2EE9" w14:textId="77777777" w:rsidR="007B1EC7" w:rsidRPr="007B1EC7" w:rsidRDefault="007B1EC7" w:rsidP="007B1EC7">
      <w:pPr>
        <w:widowControl w:val="0"/>
        <w:tabs>
          <w:tab w:val="left" w:pos="6803"/>
        </w:tabs>
        <w:jc w:val="both"/>
        <w:rPr>
          <w:i/>
          <w:iCs/>
        </w:rPr>
      </w:pPr>
    </w:p>
    <w:p w14:paraId="4EDD8D97" w14:textId="7C37AC75" w:rsidR="007B1EC7" w:rsidRPr="007B1EC7" w:rsidRDefault="007B1EC7" w:rsidP="007B1EC7">
      <w:pPr>
        <w:widowControl w:val="0"/>
        <w:tabs>
          <w:tab w:val="left" w:pos="6803"/>
        </w:tabs>
        <w:jc w:val="center"/>
        <w:rPr>
          <w:i/>
          <w:iCs/>
        </w:rPr>
      </w:pPr>
      <m:oMath>
        <m:r>
          <w:rPr>
            <w:rFonts w:ascii="Cambria Math" w:hAnsi="Cambria Math"/>
            <w:sz w:val="20"/>
          </w:rPr>
          <m:t xml:space="preserve">adj2= </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iCs/>
                <w:sz w:val="20"/>
              </w:rPr>
            </m:ctrlPr>
          </m:fPr>
          <m:num>
            <m:r>
              <w:rPr>
                <w:rFonts w:ascii="Cambria Math" w:hAnsi="Cambria Math"/>
                <w:sz w:val="20"/>
              </w:rPr>
              <m:t xml:space="preserve">87- </m:t>
            </m:r>
            <m:sSub>
              <m:sSubPr>
                <m:ctrlPr>
                  <w:rPr>
                    <w:rFonts w:ascii="Cambria Math" w:hAnsi="Cambria Math"/>
                    <w:i/>
                    <w:iCs/>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rsidRPr="007B1EC7">
        <w:rPr>
          <w:i/>
          <w:iCs/>
        </w:rPr>
        <w:t xml:space="preserve">  (eq. 5)</w:t>
      </w:r>
    </w:p>
    <w:p w14:paraId="248DB7BE" w14:textId="77777777" w:rsidR="007B1EC7" w:rsidRPr="007B1EC7" w:rsidRDefault="007B1EC7" w:rsidP="007B1EC7">
      <w:pPr>
        <w:widowControl w:val="0"/>
        <w:jc w:val="both"/>
        <w:rPr>
          <w:i/>
          <w:iCs/>
        </w:rPr>
      </w:pPr>
    </w:p>
    <w:p w14:paraId="6BCEBE5A" w14:textId="77777777" w:rsidR="007B1EC7" w:rsidRPr="007B1EC7" w:rsidRDefault="007B1EC7" w:rsidP="007B1EC7">
      <w:pPr>
        <w:widowControl w:val="0"/>
        <w:jc w:val="both"/>
        <w:rPr>
          <w:i/>
          <w:iCs/>
        </w:rPr>
      </w:pPr>
      <w:r w:rsidRPr="007B1EC7">
        <w:rPr>
          <w:i/>
          <w:iCs/>
        </w:rPr>
        <w:t>We then use the quadratic relationship identified in previous work</w:t>
      </w:r>
      <w:r w:rsidRPr="007B1EC7">
        <w:rPr>
          <w:i/>
          <w:iCs/>
          <w:vertAlign w:val="superscript"/>
        </w:rPr>
        <w:t>7</w:t>
      </w:r>
      <w:r w:rsidRPr="007B1EC7">
        <w:rPr>
          <w:i/>
          <w:iCs/>
        </w:rPr>
        <w:t xml:space="preserve"> between </w:t>
      </w:r>
      <w:proofErr w:type="spellStart"/>
      <w:r w:rsidRPr="007B1EC7">
        <w:rPr>
          <w:i/>
          <w:iCs/>
        </w:rPr>
        <w:t>HI</w:t>
      </w:r>
      <w:r w:rsidRPr="007B1EC7">
        <w:rPr>
          <w:i/>
          <w:iCs/>
          <w:vertAlign w:val="subscript"/>
        </w:rPr>
        <w:t>max</w:t>
      </w:r>
      <w:proofErr w:type="spellEnd"/>
      <w:r w:rsidRPr="007B1EC7">
        <w:rPr>
          <w:i/>
          <w:iCs/>
        </w:rPr>
        <w:t xml:space="preserve"> and </w:t>
      </w:r>
      <w:proofErr w:type="spellStart"/>
      <w:r w:rsidRPr="007B1EC7">
        <w:rPr>
          <w:i/>
          <w:iCs/>
        </w:rPr>
        <w:t>WBGT</w:t>
      </w:r>
      <w:r w:rsidRPr="007B1EC7">
        <w:rPr>
          <w:i/>
          <w:iCs/>
          <w:vertAlign w:val="subscript"/>
        </w:rPr>
        <w:t>in</w:t>
      </w:r>
      <w:proofErr w:type="spellEnd"/>
      <w:r w:rsidRPr="007B1EC7">
        <w:rPr>
          <w:i/>
          <w:iCs/>
        </w:rPr>
        <w:t xml:space="preserve"> to convert </w:t>
      </w:r>
      <w:proofErr w:type="spellStart"/>
      <w:r w:rsidRPr="007B1EC7">
        <w:rPr>
          <w:i/>
          <w:iCs/>
        </w:rPr>
        <w:t>HI</w:t>
      </w:r>
      <w:r w:rsidRPr="007B1EC7">
        <w:rPr>
          <w:i/>
          <w:iCs/>
          <w:vertAlign w:val="subscript"/>
        </w:rPr>
        <w:t>max</w:t>
      </w:r>
      <w:proofErr w:type="spellEnd"/>
      <w:r w:rsidRPr="007B1EC7">
        <w:rPr>
          <w:i/>
          <w:iCs/>
        </w:rPr>
        <w:t xml:space="preserve"> values to an approximated indoor </w:t>
      </w:r>
      <w:proofErr w:type="spellStart"/>
      <w:r w:rsidRPr="007B1EC7">
        <w:rPr>
          <w:i/>
          <w:iCs/>
        </w:rPr>
        <w:t>WBGT</w:t>
      </w:r>
      <w:r w:rsidRPr="007B1EC7">
        <w:rPr>
          <w:i/>
          <w:iCs/>
          <w:vertAlign w:val="subscript"/>
        </w:rPr>
        <w:t>max</w:t>
      </w:r>
      <w:proofErr w:type="spellEnd"/>
      <w:r w:rsidRPr="007B1EC7">
        <w:rPr>
          <w:i/>
          <w:iCs/>
        </w:rPr>
        <w:t xml:space="preserve"> (eq. 6).</w:t>
      </w:r>
    </w:p>
    <w:p w14:paraId="756963B9" w14:textId="77777777" w:rsidR="007B1EC7" w:rsidRPr="007B1EC7" w:rsidRDefault="007B1EC7" w:rsidP="007B1EC7">
      <w:pPr>
        <w:widowControl w:val="0"/>
        <w:jc w:val="both"/>
        <w:rPr>
          <w:i/>
          <w:iCs/>
        </w:rPr>
      </w:pPr>
    </w:p>
    <w:p w14:paraId="6723B919" w14:textId="0AA153F0" w:rsidR="007B1EC7" w:rsidRPr="007B1EC7" w:rsidRDefault="007B1EC7" w:rsidP="007B1EC7">
      <w:pPr>
        <w:widowControl w:val="0"/>
        <w:jc w:val="center"/>
        <w:rPr>
          <w:i/>
          <w:iCs/>
        </w:rPr>
      </w:pPr>
      <m:oMath>
        <m:r>
          <w:rPr>
            <w:rFonts w:ascii="Cambria Math" w:hAnsi="Cambria Math"/>
            <w:sz w:val="20"/>
          </w:rPr>
          <m:t xml:space="preserve">WBGT </m:t>
        </m:r>
        <m:d>
          <m:dPr>
            <m:ctrlPr>
              <w:rPr>
                <w:rFonts w:ascii="Cambria Math" w:hAnsi="Cambria Math"/>
                <w:i/>
                <w:iCs/>
                <w:sz w:val="20"/>
              </w:rPr>
            </m:ctrlPr>
          </m:dPr>
          <m:e>
            <m:r>
              <w:rPr>
                <w:rFonts w:ascii="Cambria Math" w:hAnsi="Cambria Math"/>
                <w:sz w:val="20"/>
              </w:rPr>
              <m:t>°C</m:t>
            </m:r>
          </m:e>
        </m:d>
        <m:r>
          <w:rPr>
            <w:rFonts w:ascii="Cambria Math" w:hAnsi="Cambria Math"/>
            <w:sz w:val="20"/>
          </w:rPr>
          <m:t>= -0.0034</m:t>
        </m:r>
        <m:sSup>
          <m:sSupPr>
            <m:ctrlPr>
              <w:rPr>
                <w:rFonts w:ascii="Cambria Math" w:hAnsi="Cambria Math"/>
                <w:i/>
                <w:iCs/>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in°F)</m:t>
        </m:r>
      </m:oMath>
      <w:r w:rsidRPr="007B1EC7">
        <w:rPr>
          <w:i/>
          <w:iCs/>
        </w:rPr>
        <w:t xml:space="preserve"> (eq. 6)</w:t>
      </w:r>
    </w:p>
    <w:p w14:paraId="6080EEE3" w14:textId="77777777" w:rsidR="007B1EC7" w:rsidRPr="007B1EC7" w:rsidRDefault="007B1EC7" w:rsidP="007B1EC7">
      <w:pPr>
        <w:widowControl w:val="0"/>
        <w:jc w:val="both"/>
        <w:rPr>
          <w:i/>
          <w:iCs/>
        </w:rPr>
      </w:pPr>
    </w:p>
    <w:p w14:paraId="4D596F81" w14:textId="77777777" w:rsidR="007B1EC7" w:rsidRPr="007B1EC7" w:rsidRDefault="007B1EC7" w:rsidP="007B1EC7">
      <w:pPr>
        <w:widowControl w:val="0"/>
        <w:jc w:val="both"/>
        <w:rPr>
          <w:i/>
          <w:iCs/>
        </w:rPr>
      </w:pPr>
      <w:r w:rsidRPr="007B1EC7">
        <w:rPr>
          <w:i/>
          <w:iCs/>
        </w:rPr>
        <w:t>Outdoor wet bulb globe temperature (</w:t>
      </w:r>
      <w:proofErr w:type="spellStart"/>
      <w:r w:rsidRPr="007B1EC7">
        <w:rPr>
          <w:i/>
          <w:iCs/>
        </w:rPr>
        <w:t>WBGT</w:t>
      </w:r>
      <w:r w:rsidRPr="007B1EC7">
        <w:rPr>
          <w:i/>
          <w:iCs/>
          <w:vertAlign w:val="subscript"/>
        </w:rPr>
        <w:t>out</w:t>
      </w:r>
      <w:proofErr w:type="spellEnd"/>
      <w:r w:rsidRPr="007B1EC7">
        <w:rPr>
          <w:i/>
          <w:iCs/>
        </w:rPr>
        <w:t>) is a linear combination of wet bulb temperature (T</w:t>
      </w:r>
      <w:r w:rsidRPr="007B1EC7">
        <w:rPr>
          <w:i/>
          <w:iCs/>
          <w:vertAlign w:val="subscript"/>
        </w:rPr>
        <w:t>w</w:t>
      </w:r>
      <w:r w:rsidRPr="007B1EC7">
        <w:rPr>
          <w:i/>
          <w:iCs/>
        </w:rPr>
        <w:t>), black globe temperature (</w:t>
      </w:r>
      <w:proofErr w:type="spellStart"/>
      <w:r w:rsidRPr="007B1EC7">
        <w:rPr>
          <w:i/>
          <w:iCs/>
        </w:rPr>
        <w:t>T</w:t>
      </w:r>
      <w:r w:rsidRPr="007B1EC7">
        <w:rPr>
          <w:i/>
          <w:iCs/>
          <w:vertAlign w:val="subscript"/>
        </w:rPr>
        <w:t>g</w:t>
      </w:r>
      <w:proofErr w:type="spellEnd"/>
      <w:r w:rsidRPr="007B1EC7">
        <w:rPr>
          <w:i/>
          <w:iCs/>
        </w:rPr>
        <w:t>) and dry bulb temperature (T</w:t>
      </w:r>
      <w:r w:rsidRPr="007B1EC7">
        <w:rPr>
          <w:i/>
          <w:iCs/>
          <w:vertAlign w:val="subscript"/>
        </w:rPr>
        <w:t>d</w:t>
      </w:r>
      <w:r w:rsidRPr="007B1EC7">
        <w:rPr>
          <w:i/>
          <w:iCs/>
        </w:rPr>
        <w:t>) (eq. 7), whereas indoor wet bulb globe temperature (</w:t>
      </w:r>
      <w:proofErr w:type="spellStart"/>
      <w:r w:rsidRPr="007B1EC7">
        <w:rPr>
          <w:i/>
          <w:iCs/>
        </w:rPr>
        <w:t>WBGT</w:t>
      </w:r>
      <w:r w:rsidRPr="007B1EC7">
        <w:rPr>
          <w:i/>
          <w:iCs/>
          <w:vertAlign w:val="subscript"/>
        </w:rPr>
        <w:t>in</w:t>
      </w:r>
      <w:proofErr w:type="spellEnd"/>
      <w:r w:rsidRPr="007B1EC7">
        <w:rPr>
          <w:i/>
          <w:iCs/>
        </w:rPr>
        <w:t>) combines only T</w:t>
      </w:r>
      <w:r w:rsidRPr="007B1EC7">
        <w:rPr>
          <w:i/>
          <w:iCs/>
          <w:vertAlign w:val="subscript"/>
        </w:rPr>
        <w:t>w</w:t>
      </w:r>
      <w:r w:rsidRPr="007B1EC7">
        <w:rPr>
          <w:i/>
          <w:iCs/>
        </w:rPr>
        <w:t xml:space="preserve"> and </w:t>
      </w:r>
      <w:proofErr w:type="spellStart"/>
      <w:r w:rsidRPr="007B1EC7">
        <w:rPr>
          <w:i/>
          <w:iCs/>
        </w:rPr>
        <w:t>T</w:t>
      </w:r>
      <w:r w:rsidRPr="007B1EC7">
        <w:rPr>
          <w:i/>
          <w:iCs/>
          <w:vertAlign w:val="subscript"/>
        </w:rPr>
        <w:t>g</w:t>
      </w:r>
      <w:proofErr w:type="spellEnd"/>
      <w:r w:rsidRPr="007B1EC7">
        <w:rPr>
          <w:i/>
          <w:iCs/>
        </w:rPr>
        <w:t xml:space="preserve"> (eq. 8).</w:t>
      </w:r>
      <w:r w:rsidRPr="007B1EC7">
        <w:rPr>
          <w:i/>
          <w:iCs/>
          <w:vertAlign w:val="superscript"/>
        </w:rPr>
        <w:t>7</w:t>
      </w:r>
      <w:r w:rsidRPr="007B1EC7">
        <w:rPr>
          <w:i/>
          <w:iCs/>
        </w:rPr>
        <w:t xml:space="preserve"> Both require in-situ field instruments to correctly measure, though several methods exist to approximate </w:t>
      </w:r>
      <w:proofErr w:type="spellStart"/>
      <w:r w:rsidRPr="007B1EC7">
        <w:rPr>
          <w:i/>
          <w:iCs/>
        </w:rPr>
        <w:t>WBGT</w:t>
      </w:r>
      <w:r w:rsidRPr="007B1EC7">
        <w:rPr>
          <w:i/>
          <w:iCs/>
          <w:vertAlign w:val="subscript"/>
        </w:rPr>
        <w:t>out</w:t>
      </w:r>
      <w:proofErr w:type="spellEnd"/>
      <w:r w:rsidRPr="007B1EC7">
        <w:rPr>
          <w:i/>
          <w:iCs/>
        </w:rPr>
        <w:t xml:space="preserve"> from meteorological data.</w:t>
      </w:r>
      <w:r w:rsidRPr="007B1EC7">
        <w:rPr>
          <w:i/>
          <w:iCs/>
          <w:vertAlign w:val="superscript"/>
        </w:rPr>
        <w:t>9</w:t>
      </w:r>
      <w:r w:rsidRPr="007B1EC7">
        <w:rPr>
          <w:i/>
          <w:iCs/>
        </w:rPr>
        <w:t xml:space="preserve"> </w:t>
      </w:r>
    </w:p>
    <w:p w14:paraId="7B17770F" w14:textId="77777777" w:rsidR="007B1EC7" w:rsidRPr="007B1EC7" w:rsidRDefault="007B1EC7" w:rsidP="007B1EC7">
      <w:pPr>
        <w:widowControl w:val="0"/>
        <w:jc w:val="both"/>
        <w:rPr>
          <w:i/>
          <w:iCs/>
        </w:rPr>
      </w:pPr>
    </w:p>
    <w:p w14:paraId="4E3F7A6D" w14:textId="05CD34C2" w:rsidR="007B1EC7" w:rsidRPr="007B1EC7" w:rsidRDefault="007B1EC7" w:rsidP="007B1EC7">
      <w:pPr>
        <w:widowControl w:val="0"/>
        <w:jc w:val="center"/>
        <w:rPr>
          <w:i/>
          <w:iCs/>
        </w:rPr>
      </w:pPr>
      <m:oMath>
        <m:sSub>
          <m:sSubPr>
            <m:ctrlPr>
              <w:rPr>
                <w:rFonts w:ascii="Cambria Math" w:hAnsi="Cambria Math"/>
                <w:i/>
                <w:iCs/>
              </w:rPr>
            </m:ctrlPr>
          </m:sSubPr>
          <m:e>
            <m:r>
              <w:rPr>
                <w:rFonts w:ascii="Cambria Math" w:hAnsi="Cambria Math"/>
              </w:rPr>
              <m:t>WBGT</m:t>
            </m:r>
          </m:e>
          <m:sub>
            <m:r>
              <w:rPr>
                <w:rFonts w:ascii="Cambria Math" w:hAnsi="Cambria Math"/>
              </w:rPr>
              <m:t>out</m:t>
            </m:r>
          </m:sub>
        </m:sSub>
        <m:r>
          <w:rPr>
            <w:rFonts w:ascii="Cambria Math" w:hAnsi="Cambria Math"/>
          </w:rPr>
          <m:t xml:space="preserve">= 0.7Tw + 0.2Tg + 0.1Ta </m:t>
        </m:r>
      </m:oMath>
      <w:r w:rsidRPr="007B1EC7">
        <w:rPr>
          <w:i/>
          <w:iCs/>
        </w:rPr>
        <w:t>(eq. 7)</w:t>
      </w:r>
    </w:p>
    <w:p w14:paraId="74488ABA" w14:textId="77777777" w:rsidR="007B1EC7" w:rsidRPr="007B1EC7" w:rsidRDefault="007B1EC7" w:rsidP="007B1EC7">
      <w:pPr>
        <w:widowControl w:val="0"/>
        <w:jc w:val="center"/>
        <w:rPr>
          <w:i/>
          <w:iCs/>
        </w:rPr>
      </w:pPr>
    </w:p>
    <w:p w14:paraId="1DFEE753" w14:textId="09903EBB" w:rsidR="007B1EC7" w:rsidRPr="007B1EC7" w:rsidRDefault="007B1EC7" w:rsidP="007B1EC7">
      <w:pPr>
        <w:widowControl w:val="0"/>
        <w:jc w:val="center"/>
        <w:rPr>
          <w:i/>
          <w:iCs/>
        </w:rPr>
      </w:pPr>
      <m:oMath>
        <m:sSub>
          <m:sSubPr>
            <m:ctrlPr>
              <w:rPr>
                <w:rFonts w:ascii="Cambria Math" w:hAnsi="Cambria Math"/>
                <w:i/>
                <w:iCs/>
              </w:rPr>
            </m:ctrlPr>
          </m:sSubPr>
          <m:e>
            <m:r>
              <w:rPr>
                <w:rFonts w:ascii="Cambria Math" w:hAnsi="Cambria Math"/>
              </w:rPr>
              <m:t>WBGT</m:t>
            </m:r>
          </m:e>
          <m:sub>
            <m:r>
              <w:rPr>
                <w:rFonts w:ascii="Cambria Math" w:hAnsi="Cambria Math"/>
              </w:rPr>
              <m:t>in</m:t>
            </m:r>
          </m:sub>
        </m:sSub>
        <m:r>
          <w:rPr>
            <w:rFonts w:ascii="Cambria Math" w:hAnsi="Cambria Math"/>
          </w:rPr>
          <m:t>= 0.7Tw + 0.3Tg</m:t>
        </m:r>
      </m:oMath>
      <w:r w:rsidRPr="007B1EC7">
        <w:rPr>
          <w:i/>
          <w:iCs/>
        </w:rPr>
        <w:t xml:space="preserve"> (eq. 8)</w:t>
      </w:r>
    </w:p>
    <w:p w14:paraId="56FD2841" w14:textId="77777777" w:rsidR="007B1EC7" w:rsidRPr="007B1EC7" w:rsidRDefault="007B1EC7" w:rsidP="007B1EC7">
      <w:pPr>
        <w:widowControl w:val="0"/>
        <w:jc w:val="center"/>
        <w:rPr>
          <w:i/>
          <w:iCs/>
        </w:rPr>
      </w:pPr>
    </w:p>
    <w:p w14:paraId="48FE1BEE" w14:textId="77777777" w:rsidR="007B1EC7" w:rsidRPr="007B1EC7" w:rsidRDefault="007B1EC7" w:rsidP="007B1EC7">
      <w:pPr>
        <w:jc w:val="both"/>
        <w:rPr>
          <w:i/>
          <w:iCs/>
        </w:rPr>
      </w:pPr>
      <w:r w:rsidRPr="007B1EC7">
        <w:rPr>
          <w:i/>
          <w:iCs/>
        </w:rPr>
        <w:t xml:space="preserve">We recognize that the </w:t>
      </w:r>
      <w:proofErr w:type="spellStart"/>
      <w:r w:rsidRPr="007B1EC7">
        <w:rPr>
          <w:i/>
          <w:iCs/>
        </w:rPr>
        <w:t>WBGT</w:t>
      </w:r>
      <w:r w:rsidRPr="007B1EC7">
        <w:rPr>
          <w:i/>
          <w:iCs/>
          <w:vertAlign w:val="subscript"/>
        </w:rPr>
        <w:t>max</w:t>
      </w:r>
      <w:proofErr w:type="spellEnd"/>
      <w:r w:rsidRPr="007B1EC7">
        <w:rPr>
          <w:i/>
          <w:iCs/>
          <w:vertAlign w:val="subscript"/>
        </w:rPr>
        <w:t xml:space="preserve"> </w:t>
      </w:r>
      <w:r w:rsidRPr="007B1EC7">
        <w:rPr>
          <w:i/>
          <w:iCs/>
        </w:rPr>
        <w:t>approximation used in this analysis assumes fixed wind speeds (0.5 m s</w:t>
      </w:r>
      <w:r w:rsidRPr="007B1EC7">
        <w:rPr>
          <w:i/>
          <w:iCs/>
          <w:vertAlign w:val="superscript"/>
        </w:rPr>
        <w:t>-1</w:t>
      </w:r>
      <w:r w:rsidRPr="007B1EC7">
        <w:rPr>
          <w:i/>
          <w:iCs/>
        </w:rPr>
        <w:t xml:space="preserve">) and neglects radiated heat of </w:t>
      </w:r>
      <w:proofErr w:type="spellStart"/>
      <w:r w:rsidRPr="007B1EC7">
        <w:rPr>
          <w:i/>
          <w:iCs/>
        </w:rPr>
        <w:t>WBGT</w:t>
      </w:r>
      <w:r w:rsidRPr="007B1EC7">
        <w:rPr>
          <w:i/>
          <w:iCs/>
          <w:vertAlign w:val="subscript"/>
        </w:rPr>
        <w:t>out</w:t>
      </w:r>
      <w:proofErr w:type="spellEnd"/>
      <w:r w:rsidRPr="007B1EC7">
        <w:rPr>
          <w:i/>
          <w:iCs/>
        </w:rPr>
        <w:t xml:space="preserve">. But given that incarcerated Americans spend the preponderance of their time indoors and that most carceral facilities lack AC, </w:t>
      </w:r>
      <w:proofErr w:type="spellStart"/>
      <w:r w:rsidRPr="007B1EC7">
        <w:rPr>
          <w:i/>
          <w:iCs/>
        </w:rPr>
        <w:t>WBGT</w:t>
      </w:r>
      <w:r w:rsidRPr="007B1EC7">
        <w:rPr>
          <w:i/>
          <w:iCs/>
          <w:vertAlign w:val="subscript"/>
        </w:rPr>
        <w:t>in</w:t>
      </w:r>
      <w:proofErr w:type="spellEnd"/>
      <w:r w:rsidRPr="007B1EC7">
        <w:rPr>
          <w:i/>
          <w:iCs/>
        </w:rP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7B1EC7">
        <w:rPr>
          <w:i/>
          <w:iCs/>
          <w:color w:val="000000"/>
        </w:rPr>
        <w:t xml:space="preserve">For example, evidence from epidemiological research in Qatar found strong correlation between cardiovascular mortality among Nepali migrant workers and elevated monthly average </w:t>
      </w:r>
      <w:proofErr w:type="spellStart"/>
      <w:r w:rsidRPr="007B1EC7">
        <w:rPr>
          <w:i/>
          <w:iCs/>
          <w:color w:val="000000"/>
        </w:rPr>
        <w:t>WBGTmax</w:t>
      </w:r>
      <w:proofErr w:type="spellEnd"/>
      <w:r w:rsidRPr="007B1EC7">
        <w:rPr>
          <w:i/>
          <w:iCs/>
          <w:color w:val="000000"/>
          <w:vertAlign w:val="superscript"/>
        </w:rPr>
        <w:t xml:space="preserve"> 10</w:t>
      </w:r>
      <w:r w:rsidRPr="007B1EC7">
        <w:rPr>
          <w:i/>
          <w:iCs/>
          <w:color w:val="000000"/>
        </w:rPr>
        <w:t xml:space="preserve"> </w:t>
      </w:r>
      <w:r w:rsidRPr="007B1EC7">
        <w:rPr>
          <w:i/>
          <w:iCs/>
        </w:rPr>
        <w:t>and recent research has demonstrated both outdoor and indoor wet bulb globe temperature are robust when assessing associations between short-term temperature exposure and various kidney diseases in New York State.</w:t>
      </w:r>
      <w:r w:rsidRPr="007B1EC7">
        <w:rPr>
          <w:i/>
          <w:iCs/>
          <w:vertAlign w:val="superscript"/>
        </w:rPr>
        <w:t>11</w:t>
      </w:r>
      <w:r w:rsidRPr="007B1EC7">
        <w:rPr>
          <w:i/>
          <w:iCs/>
        </w:rPr>
        <w:t xml:space="preserve"> </w:t>
      </w:r>
    </w:p>
    <w:p w14:paraId="0EFD10E2" w14:textId="77777777" w:rsidR="00A60498" w:rsidRDefault="00A60498" w:rsidP="00431D57">
      <w:pPr>
        <w:jc w:val="both"/>
        <w:rPr>
          <w:i/>
          <w:iCs/>
          <w:lang w:val="en-US"/>
        </w:rPr>
      </w:pPr>
    </w:p>
    <w:p w14:paraId="6EAAB5B6" w14:textId="71E5D919" w:rsidR="00A60498" w:rsidRDefault="00A60498" w:rsidP="00A60498">
      <w:pPr>
        <w:tabs>
          <w:tab w:val="left" w:pos="2147"/>
        </w:tabs>
        <w:jc w:val="both"/>
        <w:rPr>
          <w:bCs/>
          <w:color w:val="000000"/>
          <w:lang w:val="en-US"/>
        </w:rPr>
      </w:pPr>
      <w:r w:rsidRPr="00E03008">
        <w:rPr>
          <w:bCs/>
          <w:color w:val="000000"/>
          <w:lang w:val="en-US"/>
        </w:rPr>
        <w:t xml:space="preserve">We have also added more details </w:t>
      </w:r>
      <w:r w:rsidR="00491A65">
        <w:rPr>
          <w:bCs/>
          <w:color w:val="000000"/>
          <w:lang w:val="en-US"/>
        </w:rPr>
        <w:t xml:space="preserve">of how </w:t>
      </w:r>
      <w:r w:rsidR="00210ED5">
        <w:rPr>
          <w:bCs/>
          <w:color w:val="000000"/>
          <w:lang w:val="en-US"/>
        </w:rPr>
        <w:t>we</w:t>
      </w:r>
      <w:r w:rsidRPr="00E03008">
        <w:rPr>
          <w:bCs/>
          <w:color w:val="000000"/>
          <w:lang w:val="en-US"/>
        </w:rPr>
        <w:t xml:space="preserve"> calculate</w:t>
      </w:r>
      <w:r w:rsidR="00210ED5">
        <w:rPr>
          <w:bCs/>
          <w:color w:val="000000"/>
          <w:lang w:val="en-US"/>
        </w:rPr>
        <w:t>d</w:t>
      </w:r>
      <w:r w:rsidRPr="00E03008">
        <w:rPr>
          <w:bCs/>
          <w:color w:val="000000"/>
          <w:lang w:val="en-US"/>
        </w:rPr>
        <w:t xml:space="preserve"> humid heat exposure and trajectories of change metrics in the revised Supplementary Information</w:t>
      </w:r>
      <w:r w:rsidR="00877262">
        <w:rPr>
          <w:bCs/>
          <w:color w:val="000000"/>
          <w:lang w:val="en-US"/>
        </w:rPr>
        <w:t>:</w:t>
      </w:r>
    </w:p>
    <w:p w14:paraId="1932D1E4" w14:textId="77777777" w:rsidR="00877262" w:rsidRDefault="00877262" w:rsidP="00A60498">
      <w:pPr>
        <w:tabs>
          <w:tab w:val="left" w:pos="2147"/>
        </w:tabs>
        <w:jc w:val="both"/>
        <w:rPr>
          <w:bCs/>
          <w:color w:val="000000"/>
          <w:lang w:val="en-US"/>
        </w:rPr>
      </w:pPr>
    </w:p>
    <w:p w14:paraId="4FE85421" w14:textId="77777777" w:rsidR="007D2447" w:rsidRPr="00DA6116" w:rsidRDefault="007D2447" w:rsidP="007D2447">
      <w:pPr>
        <w:widowControl w:val="0"/>
        <w:jc w:val="both"/>
        <w:rPr>
          <w:b/>
          <w:i/>
          <w:iCs/>
        </w:rPr>
      </w:pPr>
      <w:r w:rsidRPr="00DA6116">
        <w:rPr>
          <w:b/>
          <w:i/>
          <w:iCs/>
        </w:rPr>
        <w:t>Calculating humid heat exposure and trajectories of change metrics</w:t>
      </w:r>
    </w:p>
    <w:p w14:paraId="1EF058AC" w14:textId="77777777" w:rsidR="007D2447" w:rsidRPr="00DA6116" w:rsidRDefault="007D2447" w:rsidP="007D2447">
      <w:pPr>
        <w:widowControl w:val="0"/>
        <w:jc w:val="both"/>
        <w:rPr>
          <w:i/>
          <w:iCs/>
        </w:rPr>
      </w:pPr>
      <w:r w:rsidRPr="00DA6116">
        <w:rPr>
          <w:i/>
          <w:iCs/>
        </w:rPr>
        <w:t xml:space="preserve">For each carceral facility, we calculated the number of days in each year during 1982-2020 that were greater than 28°C </w:t>
      </w:r>
      <w:proofErr w:type="spellStart"/>
      <w:r w:rsidRPr="00DA6116">
        <w:rPr>
          <w:i/>
          <w:iCs/>
        </w:rPr>
        <w:t>WBGT</w:t>
      </w:r>
      <w:r w:rsidRPr="00DA6116">
        <w:rPr>
          <w:i/>
          <w:iCs/>
          <w:vertAlign w:val="subscript"/>
        </w:rPr>
        <w:t>max</w:t>
      </w:r>
      <w:proofErr w:type="spellEnd"/>
      <w:r w:rsidRPr="00DA6116">
        <w:rPr>
          <w:i/>
          <w:iCs/>
        </w:rPr>
        <w:t xml:space="preserve"> (</w:t>
      </w:r>
      <w:proofErr w:type="spellStart"/>
      <w:r w:rsidRPr="00DA6116">
        <w:rPr>
          <w:i/>
          <w:iCs/>
        </w:rPr>
        <w:t>n_days</w:t>
      </w:r>
      <w:r w:rsidRPr="00DA6116">
        <w:rPr>
          <w:i/>
          <w:iCs/>
          <w:vertAlign w:val="subscript"/>
        </w:rPr>
        <w:t>year</w:t>
      </w:r>
      <w:proofErr w:type="spellEnd"/>
      <w:r w:rsidRPr="00DA6116">
        <w:rPr>
          <w:i/>
          <w:iCs/>
        </w:rPr>
        <w:t xml:space="preserve">). We first assigned the average number of days per year </w:t>
      </w:r>
      <w:proofErr w:type="spellStart"/>
      <w:r w:rsidRPr="00DA6116">
        <w:rPr>
          <w:i/>
          <w:iCs/>
        </w:rPr>
        <w:t>WBGT</w:t>
      </w:r>
      <w:r w:rsidRPr="00DA6116">
        <w:rPr>
          <w:i/>
          <w:iCs/>
          <w:vertAlign w:val="subscript"/>
        </w:rPr>
        <w:t>max</w:t>
      </w:r>
      <w:proofErr w:type="spellEnd"/>
      <w:r w:rsidRPr="00DA6116">
        <w:rPr>
          <w:i/>
          <w:iCs/>
        </w:rPr>
        <w:t xml:space="preserve"> exceeded 28°C during 2016 - 2020. Then, we measured exposure during 2016 - 2020 by multiplying the number of incarcerated people housed at each carceral facility in 2018 by the average number of days </w:t>
      </w:r>
      <w:proofErr w:type="spellStart"/>
      <w:r w:rsidRPr="00DA6116">
        <w:rPr>
          <w:i/>
          <w:iCs/>
        </w:rPr>
        <w:t>WBGT</w:t>
      </w:r>
      <w:r w:rsidRPr="00DA6116">
        <w:rPr>
          <w:i/>
          <w:iCs/>
          <w:vertAlign w:val="subscript"/>
        </w:rPr>
        <w:t>max</w:t>
      </w:r>
      <w:proofErr w:type="spellEnd"/>
      <w:r w:rsidRPr="00DA6116">
        <w:rPr>
          <w:i/>
          <w:iCs/>
        </w:rPr>
        <w:t xml:space="preserve"> exceeded 28°C from 2016 – 2020:</w:t>
      </w:r>
    </w:p>
    <w:p w14:paraId="05867A6E" w14:textId="77777777" w:rsidR="007D2447" w:rsidRPr="00DA6116" w:rsidRDefault="007D2447" w:rsidP="007D2447">
      <w:pPr>
        <w:widowControl w:val="0"/>
        <w:jc w:val="both"/>
        <w:rPr>
          <w:i/>
          <w:iCs/>
        </w:rPr>
      </w:pPr>
    </w:p>
    <w:p w14:paraId="13138D6E" w14:textId="2F99F0A8" w:rsidR="007D2447" w:rsidRPr="00DA6116" w:rsidRDefault="007D2447" w:rsidP="007D2447">
      <w:pPr>
        <w:widowControl w:val="0"/>
        <w:jc w:val="center"/>
        <w:rPr>
          <w:i/>
          <w:iCs/>
        </w:rPr>
      </w:pPr>
      <m:oMath>
        <m:sSub>
          <m:sSubPr>
            <m:ctrlPr>
              <w:rPr>
                <w:rFonts w:ascii="Cambria Math" w:hAnsi="Cambria Math"/>
                <w:i/>
                <w:iCs/>
              </w:rPr>
            </m:ctrlPr>
          </m:sSubPr>
          <m:e>
            <m:r>
              <w:rPr>
                <w:rFonts w:ascii="Cambria Math" w:hAnsi="Cambria Math"/>
              </w:rPr>
              <m:t>ΣTemperature</m:t>
            </m:r>
          </m:e>
          <m:sub>
            <m:r>
              <w:rPr>
                <w:rFonts w:ascii="Cambria Math" w:hAnsi="Cambria Math"/>
              </w:rPr>
              <m:t>Person-Days</m:t>
            </m:r>
          </m:sub>
        </m:sSub>
        <m:r>
          <w:rPr>
            <w:rFonts w:ascii="Cambria Math" w:hAnsi="Cambria Math"/>
          </w:rPr>
          <m:t xml:space="preserve">=  </m:t>
        </m:r>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Pr="00DA6116">
        <w:rPr>
          <w:i/>
          <w:iCs/>
        </w:rPr>
        <w:t xml:space="preserve"> (eq. 9)</w:t>
      </w:r>
    </w:p>
    <w:p w14:paraId="702562AA" w14:textId="77777777" w:rsidR="007D2447" w:rsidRPr="00DA6116" w:rsidRDefault="007D2447" w:rsidP="007D2447">
      <w:pPr>
        <w:widowControl w:val="0"/>
        <w:jc w:val="both"/>
        <w:rPr>
          <w:i/>
          <w:iCs/>
        </w:rPr>
      </w:pPr>
    </w:p>
    <w:p w14:paraId="65470C51" w14:textId="77777777" w:rsidR="007D2447" w:rsidRPr="00DA6116" w:rsidRDefault="007D2447" w:rsidP="007D2447">
      <w:pPr>
        <w:widowControl w:val="0"/>
        <w:jc w:val="both"/>
        <w:rPr>
          <w:i/>
          <w:iCs/>
        </w:rPr>
      </w:pPr>
      <w:r w:rsidRPr="00DA6116">
        <w:rPr>
          <w:i/>
          <w:iCs/>
        </w:rPr>
        <w:t xml:space="preserve">To calculate the disparities between carceral facilities with the rest of the state, we calculated state-level estimates for number of days over 28°C by aggregating across counties in each state in each year using county-level population weights derived from the NCHS Vintage 2020 </w:t>
      </w:r>
      <w:r w:rsidRPr="00DA6116">
        <w:rPr>
          <w:i/>
          <w:iCs/>
        </w:rPr>
        <w:lastRenderedPageBreak/>
        <w:t>bridged-race dataset during 1990 - 2019</w:t>
      </w:r>
      <w:r w:rsidRPr="00DA6116">
        <w:rPr>
          <w:i/>
          <w:iCs/>
          <w:vertAlign w:val="superscript"/>
        </w:rPr>
        <w:t>17</w:t>
      </w:r>
      <w:r w:rsidRPr="00DA6116">
        <w:rPr>
          <w:i/>
          <w:iCs/>
        </w:rPr>
        <w:t xml:space="preserve"> and from the US Census Bureau prior to 1990:</w:t>
      </w:r>
      <w:proofErr w:type="gramStart"/>
      <w:r w:rsidRPr="00DA6116">
        <w:rPr>
          <w:i/>
          <w:iCs/>
          <w:vertAlign w:val="superscript"/>
        </w:rPr>
        <w:t>18</w:t>
      </w:r>
      <w:proofErr w:type="gramEnd"/>
      <w:r w:rsidRPr="00DA6116">
        <w:rPr>
          <w:i/>
          <w:iCs/>
        </w:rPr>
        <w:t xml:space="preserve">  </w:t>
      </w:r>
    </w:p>
    <w:p w14:paraId="71B0634D" w14:textId="77777777" w:rsidR="007D2447" w:rsidRPr="00DA6116" w:rsidRDefault="007D2447" w:rsidP="007D2447">
      <w:pPr>
        <w:widowControl w:val="0"/>
        <w:jc w:val="both"/>
        <w:rPr>
          <w:i/>
          <w:iCs/>
        </w:rPr>
      </w:pPr>
    </w:p>
    <w:p w14:paraId="16DE860C" w14:textId="6180B35B" w:rsidR="007D2447" w:rsidRPr="00DA6116" w:rsidRDefault="007D2447" w:rsidP="007D2447">
      <w:pPr>
        <w:widowControl w:val="0"/>
        <w:jc w:val="center"/>
        <w:rPr>
          <w:i/>
          <w:iCs/>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iCs/>
              </w:rPr>
            </m:ctrlPr>
          </m:naryPr>
          <m:sub>
            <m:r>
              <w:rPr>
                <w:rFonts w:ascii="Cambria Math" w:hAnsi="Cambria Math"/>
              </w:rPr>
              <m:t>county</m:t>
            </m:r>
          </m:sub>
          <m:sup/>
          <m:e>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iCs/>
                  </w:rPr>
                </m:ctrlPr>
              </m:sSubPr>
              <m:e>
                <m:r>
                  <w:rPr>
                    <w:rFonts w:ascii="Cambria Math" w:hAnsi="Cambria Math"/>
                  </w:rPr>
                  <m:t>Population Weight</m:t>
                </m:r>
              </m:e>
              <m:sub>
                <m:r>
                  <w:rPr>
                    <w:rFonts w:ascii="Cambria Math" w:hAnsi="Cambria Math"/>
                  </w:rPr>
                  <m:t>county</m:t>
                </m:r>
              </m:sub>
            </m:sSub>
          </m:e>
        </m:nary>
        <m:r>
          <w:rPr>
            <w:rFonts w:ascii="Cambria Math" w:hAnsi="Cambria Math"/>
          </w:rPr>
          <m:t xml:space="preserve"> </m:t>
        </m:r>
      </m:oMath>
      <w:r w:rsidRPr="00DA6116">
        <w:rPr>
          <w:i/>
          <w:iCs/>
        </w:rPr>
        <w:t xml:space="preserve"> (eq. 10)</w:t>
      </w:r>
    </w:p>
    <w:p w14:paraId="71C9449C" w14:textId="72066DE9" w:rsidR="007D2447" w:rsidRPr="00DA6116" w:rsidRDefault="007D2447" w:rsidP="007D2447">
      <w:pPr>
        <w:widowControl w:val="0"/>
        <w:jc w:val="both"/>
        <w:rPr>
          <w:i/>
          <w:iCs/>
        </w:rPr>
      </w:pPr>
      <w:r w:rsidRPr="00DA6116">
        <w:rPr>
          <w:i/>
          <w:iCs/>
        </w:rPr>
        <w:t xml:space="preserve">We then made a population-weighted estimate of the state-level carceral facility value for estimates for number of days over 28°C,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Pr="00DA6116">
        <w:rPr>
          <w:i/>
          <w:iCs/>
        </w:rPr>
        <w:t>, in a similar way to the state, and subtracted the estimate calculated for the entire state to obtain the annual estimated disparity in exposure to humid heat days in each year of study in each state:</w:t>
      </w:r>
    </w:p>
    <w:p w14:paraId="515A1519" w14:textId="77777777" w:rsidR="007D2447" w:rsidRPr="00DA6116" w:rsidRDefault="007D2447" w:rsidP="007D2447">
      <w:pPr>
        <w:widowControl w:val="0"/>
        <w:jc w:val="both"/>
        <w:rPr>
          <w:i/>
          <w:iCs/>
        </w:rPr>
      </w:pPr>
    </w:p>
    <w:p w14:paraId="07E846AA" w14:textId="4001D495" w:rsidR="007D2447" w:rsidRPr="00DA6116" w:rsidRDefault="007D2447" w:rsidP="007D2447">
      <w:pPr>
        <w:widowControl w:val="0"/>
        <w:jc w:val="center"/>
        <w:rPr>
          <w:i/>
          <w:iCs/>
        </w:rPr>
      </w:pPr>
      <m:oMath>
        <m:sSub>
          <m:sSubPr>
            <m:ctrlPr>
              <w:rPr>
                <w:rFonts w:ascii="Cambria Math" w:hAnsi="Cambria Math"/>
                <w:i/>
                <w:iCs/>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Pr="00DA6116">
        <w:rPr>
          <w:i/>
          <w:iCs/>
        </w:rPr>
        <w:t xml:space="preserve"> (eq. 11)</w:t>
      </w:r>
    </w:p>
    <w:p w14:paraId="74EB8E6B" w14:textId="77777777" w:rsidR="007D2447" w:rsidRPr="00DA6116" w:rsidRDefault="007D2447" w:rsidP="007D2447">
      <w:pPr>
        <w:widowControl w:val="0"/>
        <w:jc w:val="both"/>
        <w:rPr>
          <w:i/>
          <w:iCs/>
        </w:rPr>
      </w:pPr>
    </w:p>
    <w:p w14:paraId="0BC39496" w14:textId="77777777" w:rsidR="007D2447" w:rsidRPr="00DA6116" w:rsidRDefault="007D2447" w:rsidP="007D2447">
      <w:pPr>
        <w:widowControl w:val="0"/>
        <w:jc w:val="both"/>
        <w:rPr>
          <w:i/>
          <w:iCs/>
        </w:rPr>
      </w:pPr>
      <w:r w:rsidRPr="00DA6116">
        <w:rPr>
          <w:i/>
          <w:iCs/>
        </w:rPr>
        <w:t>To estimate trajectories of change in dangerous humid heat, we performed a linear regression of:</w:t>
      </w:r>
    </w:p>
    <w:p w14:paraId="6927FFC1" w14:textId="77777777" w:rsidR="007D2447" w:rsidRPr="00DA6116" w:rsidRDefault="007D2447" w:rsidP="007D2447">
      <w:pPr>
        <w:widowControl w:val="0"/>
        <w:jc w:val="both"/>
        <w:rPr>
          <w:i/>
          <w:iCs/>
        </w:rPr>
      </w:pPr>
    </w:p>
    <w:p w14:paraId="3E8B70F8" w14:textId="72919138" w:rsidR="007D2447" w:rsidRPr="00DA6116" w:rsidRDefault="007D2447" w:rsidP="007D2447">
      <w:pPr>
        <w:widowControl w:val="0"/>
        <w:jc w:val="both"/>
        <w:rPr>
          <w:i/>
          <w:iCs/>
        </w:rPr>
      </w:pP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iCs/>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Pr="00DA6116">
        <w:rPr>
          <w:i/>
          <w:iCs/>
        </w:rPr>
        <w:t xml:space="preserve"> (eq. 12)</w:t>
      </w:r>
    </w:p>
    <w:p w14:paraId="0679BC7A" w14:textId="77777777" w:rsidR="007D2447" w:rsidRPr="00DA6116" w:rsidRDefault="007D2447" w:rsidP="007D2447">
      <w:pPr>
        <w:widowControl w:val="0"/>
        <w:jc w:val="both"/>
        <w:rPr>
          <w:i/>
          <w:iCs/>
        </w:rPr>
      </w:pPr>
    </w:p>
    <w:p w14:paraId="07405AC2" w14:textId="7CEAE8FE" w:rsidR="007D2447" w:rsidRPr="00DA6116" w:rsidRDefault="007D2447" w:rsidP="007D2447">
      <w:pPr>
        <w:widowControl w:val="0"/>
        <w:jc w:val="both"/>
        <w:rPr>
          <w:i/>
          <w:iCs/>
        </w:rPr>
      </w:pPr>
      <w:r w:rsidRPr="00DA6116">
        <w:rPr>
          <w:i/>
          <w:iCs/>
        </w:rPr>
        <w:t xml:space="preserve">to estimate the annual change in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rsidRPr="00DA6116">
        <w:rPr>
          <w:i/>
          <w:iCs/>
        </w:rPr>
        <w:t xml:space="preserve"> per year from 1982 – 2020, </w:t>
      </w:r>
      <m:oMath>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Using this fitted linear regression for each carceral facility, we then used the estimated parameter (</w:t>
      </w:r>
      <m:oMath>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xml:space="preserve">) multiplied by the number of years between 1982 - 2020 (37 years) to estimate the fitted change in number of humid heat days, </w:t>
      </w:r>
      <m:oMath>
        <m:sSup>
          <m:sSupPr>
            <m:ctrlPr>
              <w:rPr>
                <w:rFonts w:ascii="Cambria Math" w:hAnsi="Cambria Math"/>
                <w:i/>
                <w:iCs/>
              </w:rPr>
            </m:ctrlPr>
          </m:sSupPr>
          <m:e>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Pr="00DA6116">
        <w:rPr>
          <w:i/>
          <w:iCs/>
        </w:rPr>
        <w:t>:</w:t>
      </w:r>
    </w:p>
    <w:p w14:paraId="4AE66E10" w14:textId="77777777" w:rsidR="007D2447" w:rsidRPr="00DA6116" w:rsidRDefault="007D2447" w:rsidP="007D2447">
      <w:pPr>
        <w:widowControl w:val="0"/>
        <w:jc w:val="both"/>
        <w:rPr>
          <w:i/>
          <w:iCs/>
        </w:rPr>
      </w:pPr>
    </w:p>
    <w:p w14:paraId="05192E63" w14:textId="63128C7A" w:rsidR="007D2447" w:rsidRPr="00DA6116" w:rsidRDefault="007D2447" w:rsidP="007D2447">
      <w:pPr>
        <w:widowControl w:val="0"/>
        <w:jc w:val="center"/>
        <w:rPr>
          <w:i/>
          <w:iCs/>
        </w:rPr>
      </w:pPr>
      <m:oMath>
        <m:sSup>
          <m:sSupPr>
            <m:ctrlPr>
              <w:rPr>
                <w:rFonts w:ascii="Cambria Math" w:hAnsi="Cambria Math"/>
                <w:i/>
                <w:iCs/>
              </w:rPr>
            </m:ctrlPr>
          </m:sSupPr>
          <m:e>
            <m:r>
              <w:rPr>
                <w:rFonts w:ascii="Cambria Math" w:hAnsi="Cambria Math"/>
              </w:rPr>
              <m:t>∆</m:t>
            </m:r>
            <m:sSub>
              <m:sSubPr>
                <m:ctrlPr>
                  <w:rPr>
                    <w:rFonts w:ascii="Cambria Math" w:hAnsi="Cambria Math"/>
                    <w:i/>
                    <w:iCs/>
                  </w:rPr>
                </m:ctrlPr>
              </m:sSubPr>
              <m:e>
                <m:sSub>
                  <m:sSubPr>
                    <m:ctrlPr>
                      <w:rPr>
                        <w:rFonts w:ascii="Cambria Math" w:hAnsi="Cambria Math"/>
                        <w:i/>
                        <w:iCs/>
                      </w:rPr>
                    </m:ctrlPr>
                  </m:sSubPr>
                  <m:e>
                    <m:r>
                      <w:rPr>
                        <w:rFonts w:ascii="Cambria Math" w:hAnsi="Cambria Math"/>
                      </w:rPr>
                      <m:t>(n</m:t>
                    </m:r>
                  </m:e>
                  <m:sub>
                    <m:sSub>
                      <m:sSubPr>
                        <m:ctrlPr>
                          <w:rPr>
                            <w:rFonts w:ascii="Cambria Math" w:hAnsi="Cambria Math"/>
                            <w:i/>
                            <w:iCs/>
                          </w:rPr>
                        </m:ctrlPr>
                      </m:sSubPr>
                      <m:e>
                        <m:r>
                          <w:rPr>
                            <w:rFonts w:ascii="Cambria Math" w:hAnsi="Cambria Math"/>
                          </w:rPr>
                          <m:t>Days</m:t>
                        </m:r>
                      </m:e>
                      <m:sub>
                        <m:sSub>
                          <m:sSubPr>
                            <m:ctrlPr>
                              <w:rPr>
                                <w:rFonts w:ascii="Cambria Math" w:hAnsi="Cambria Math"/>
                                <w:i/>
                                <w:iCs/>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iCs/>
              </w:rPr>
            </m:ctrlPr>
          </m:sSubPr>
          <m:e>
            <m:r>
              <w:rPr>
                <w:rFonts w:ascii="Cambria Math" w:hAnsi="Cambria Math"/>
              </w:rPr>
              <m:t>β</m:t>
            </m:r>
          </m:e>
          <m:sub>
            <m:r>
              <w:rPr>
                <w:rFonts w:ascii="Cambria Math" w:hAnsi="Cambria Math"/>
              </w:rPr>
              <m:t>carceral facility</m:t>
            </m:r>
          </m:sub>
        </m:sSub>
      </m:oMath>
      <w:r w:rsidRPr="00DA6116">
        <w:rPr>
          <w:i/>
          <w:iCs/>
        </w:rPr>
        <w:t xml:space="preserve"> (eq. 13)</w:t>
      </w:r>
    </w:p>
    <w:p w14:paraId="2D808646" w14:textId="11BD836E" w:rsidR="00431D57" w:rsidRDefault="00000000">
      <w:pPr>
        <w:jc w:val="both"/>
        <w:rPr>
          <w:b/>
          <w:color w:val="000000"/>
          <w:lang w:val="en-US"/>
        </w:rPr>
      </w:pPr>
      <w:r w:rsidRPr="00E03C33">
        <w:rPr>
          <w:color w:val="000000"/>
          <w:lang w:val="en-US"/>
        </w:rPr>
        <w:br/>
      </w:r>
      <w:r w:rsidRPr="00E03C33">
        <w:rPr>
          <w:b/>
          <w:color w:val="000000"/>
          <w:lang w:val="en-US"/>
        </w:rPr>
        <w:t xml:space="preserve">3) Related to the calculation of the WBGT, I have concerns about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VPDmax</w:t>
      </w:r>
      <w:proofErr w:type="spellEnd"/>
      <w:r w:rsidRPr="00E03C33">
        <w:rPr>
          <w:b/>
          <w:color w:val="000000"/>
          <w:lang w:val="en-US"/>
        </w:rPr>
        <w:t xml:space="preserve"> to calculate </w:t>
      </w:r>
      <w:proofErr w:type="spellStart"/>
      <w:r w:rsidRPr="00E03C33">
        <w:rPr>
          <w:b/>
          <w:color w:val="000000"/>
          <w:lang w:val="en-US"/>
        </w:rPr>
        <w:t>WBGTmax</w:t>
      </w:r>
      <w:proofErr w:type="spellEnd"/>
      <w:r w:rsidRPr="00E03C33">
        <w:rPr>
          <w:b/>
          <w:color w:val="000000"/>
          <w:lang w:val="en-US"/>
        </w:rPr>
        <w:t xml:space="preserve">, and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RHmin</w:t>
      </w:r>
      <w:proofErr w:type="spellEnd"/>
      <w:r w:rsidRPr="00E03C33">
        <w:rPr>
          <w:b/>
          <w:color w:val="000000"/>
          <w:lang w:val="en-US"/>
        </w:rPr>
        <w:t xml:space="preserve"> to calculate </w:t>
      </w:r>
      <w:proofErr w:type="spellStart"/>
      <w:r w:rsidRPr="00E03C33">
        <w:rPr>
          <w:b/>
          <w:color w:val="000000"/>
          <w:lang w:val="en-US"/>
        </w:rPr>
        <w:t>HImax</w:t>
      </w:r>
      <w:proofErr w:type="spellEnd"/>
      <w:r w:rsidRPr="00E03C33">
        <w:rPr>
          <w:b/>
          <w:color w:val="000000"/>
          <w:lang w:val="en-US"/>
        </w:rPr>
        <w:t xml:space="preserve">. Given that the article is about the assessment of the exposure, and not the risks (see point 1 above), I consider that it is important to reduce the number of assumptions in the calculation of the exposure. In principle, as </w:t>
      </w:r>
      <w:proofErr w:type="spellStart"/>
      <w:r w:rsidRPr="00E03C33">
        <w:rPr>
          <w:b/>
          <w:color w:val="000000"/>
          <w:lang w:val="en-US"/>
        </w:rPr>
        <w:t>recognised</w:t>
      </w:r>
      <w:proofErr w:type="spellEnd"/>
      <w:r w:rsidRPr="00E03C33">
        <w:rPr>
          <w:b/>
          <w:color w:val="000000"/>
          <w:lang w:val="en-US"/>
        </w:rPr>
        <w:t xml:space="preserve"> by the authors, the time of the day when T and VPD are maximum is different, as well as the time of the day when T is </w:t>
      </w:r>
      <w:proofErr w:type="gramStart"/>
      <w:r w:rsidRPr="00E03C33">
        <w:rPr>
          <w:b/>
          <w:color w:val="000000"/>
          <w:lang w:val="en-US"/>
        </w:rPr>
        <w:t>maximum</w:t>
      </w:r>
      <w:proofErr w:type="gramEnd"/>
      <w:r w:rsidRPr="00E03C33">
        <w:rPr>
          <w:b/>
          <w:color w:val="000000"/>
          <w:lang w:val="en-US"/>
        </w:rPr>
        <w:t xml:space="preserve"> and RH is minimum. With daily data, such as PRISM, these assumptions are needed. But, with hourly data, this would not be necessary. This could be achieved with other databases, </w:t>
      </w:r>
      <w:proofErr w:type="gramStart"/>
      <w:r w:rsidRPr="00E03C33">
        <w:rPr>
          <w:b/>
          <w:color w:val="000000"/>
          <w:lang w:val="en-US"/>
        </w:rPr>
        <w:t>e.g.</w:t>
      </w:r>
      <w:proofErr w:type="gramEnd"/>
      <w:r w:rsidRPr="00E03C33">
        <w:rPr>
          <w:b/>
          <w:color w:val="000000"/>
          <w:lang w:val="en-US"/>
        </w:rPr>
        <w:t xml:space="preserve">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7FD19F8E" w14:textId="77777777" w:rsidR="00431D57" w:rsidRPr="00E03C33" w:rsidRDefault="00431D57">
      <w:pPr>
        <w:jc w:val="both"/>
        <w:rPr>
          <w:b/>
          <w:color w:val="000000"/>
          <w:lang w:val="en-US"/>
        </w:rPr>
      </w:pPr>
    </w:p>
    <w:p w14:paraId="4FCB8A47" w14:textId="1AA4162E" w:rsidR="00991232" w:rsidRDefault="00431D57">
      <w:pPr>
        <w:jc w:val="both"/>
        <w:rPr>
          <w:color w:val="000000"/>
          <w:lang w:val="en-US"/>
        </w:rPr>
      </w:pPr>
      <w:r>
        <w:rPr>
          <w:color w:val="000000"/>
          <w:lang w:val="en-US"/>
        </w:rPr>
        <w:t>PRISM data has been extensively validated and been shown to be appropriate data for environmental epidemiological analysis in the United States</w:t>
      </w:r>
      <w:r w:rsidR="00991232">
        <w:rPr>
          <w:color w:val="000000"/>
          <w:lang w:val="en-US"/>
        </w:rPr>
        <w:t xml:space="preserve">. While a full intercomparison of the accuracy of PRISM versus ERA-5 </w:t>
      </w:r>
      <w:r w:rsidR="006E6099">
        <w:rPr>
          <w:color w:val="000000"/>
          <w:lang w:val="en-US"/>
        </w:rPr>
        <w:t>L</w:t>
      </w:r>
      <w:r w:rsidR="00991232">
        <w:rPr>
          <w:color w:val="000000"/>
          <w:lang w:val="en-US"/>
        </w:rPr>
        <w:t>and is outside the scope of the paper, we agree with the reviewers that bench marking PRISM against a dataset like ERA5 Land better situates our findings. We first point the reviewer to a preprint</w:t>
      </w:r>
      <w:r w:rsidR="006E6099">
        <w:rPr>
          <w:color w:val="000000"/>
          <w:lang w:val="en-US"/>
        </w:rPr>
        <w:t xml:space="preserve"> (</w:t>
      </w:r>
      <w:proofErr w:type="spellStart"/>
      <w:r w:rsidR="006E6099">
        <w:rPr>
          <w:color w:val="000000"/>
          <w:lang w:val="en-US"/>
        </w:rPr>
        <w:t>Ahn</w:t>
      </w:r>
      <w:proofErr w:type="spellEnd"/>
      <w:r w:rsidR="006E6099">
        <w:rPr>
          <w:color w:val="000000"/>
          <w:lang w:val="en-US"/>
        </w:rPr>
        <w:t xml:space="preserve"> </w:t>
      </w:r>
      <w:r w:rsidR="006E6099">
        <w:rPr>
          <w:i/>
          <w:iCs/>
          <w:color w:val="000000"/>
          <w:lang w:val="en-US"/>
        </w:rPr>
        <w:t>et al</w:t>
      </w:r>
      <w:r w:rsidR="006E6099">
        <w:rPr>
          <w:color w:val="000000"/>
          <w:lang w:val="en-US"/>
        </w:rPr>
        <w:t>. In review)</w:t>
      </w:r>
      <w:r w:rsidR="00991232">
        <w:rPr>
          <w:color w:val="000000"/>
          <w:lang w:val="en-US"/>
        </w:rPr>
        <w:t xml:space="preserve"> the team has in review comparing our </w:t>
      </w:r>
      <w:proofErr w:type="spellStart"/>
      <w:r w:rsidR="00991232">
        <w:rPr>
          <w:color w:val="000000"/>
          <w:lang w:val="en-US"/>
        </w:rPr>
        <w:t>WBGTmax</w:t>
      </w:r>
      <w:proofErr w:type="spellEnd"/>
      <w:r w:rsidR="00991232">
        <w:rPr>
          <w:color w:val="000000"/>
          <w:lang w:val="en-US"/>
        </w:rPr>
        <w:t xml:space="preserve"> estimation between PRISM, ERA5, and </w:t>
      </w:r>
      <w:proofErr w:type="spellStart"/>
      <w:r w:rsidR="00991232">
        <w:rPr>
          <w:color w:val="000000"/>
          <w:lang w:val="en-US"/>
        </w:rPr>
        <w:t>Daymet</w:t>
      </w:r>
      <w:proofErr w:type="spellEnd"/>
      <w:r w:rsidR="00991232">
        <w:rPr>
          <w:color w:val="000000"/>
          <w:lang w:val="en-US"/>
        </w:rPr>
        <w:t xml:space="preserve">, showing that PRISM performs well. But since our analysis is a fit for research brief and that our findings are </w:t>
      </w:r>
      <w:r w:rsidR="00991232">
        <w:rPr>
          <w:color w:val="000000"/>
          <w:lang w:val="en-US"/>
        </w:rPr>
        <w:lastRenderedPageBreak/>
        <w:t>of immediate societal importance, we have added two co-authors to our team who could rapidly processed both station-data (</w:t>
      </w:r>
      <w:proofErr w:type="spellStart"/>
      <w:r w:rsidR="00991232">
        <w:rPr>
          <w:color w:val="000000"/>
          <w:lang w:val="en-US"/>
        </w:rPr>
        <w:t>HadISD</w:t>
      </w:r>
      <w:proofErr w:type="spellEnd"/>
      <w:r w:rsidR="00991232">
        <w:rPr>
          <w:color w:val="000000"/>
          <w:lang w:val="en-US"/>
        </w:rPr>
        <w:t xml:space="preserve">) and ERA5 to support our analysis. </w:t>
      </w:r>
      <w:r w:rsidRPr="00E03C33">
        <w:rPr>
          <w:color w:val="000000"/>
          <w:lang w:val="en-US"/>
        </w:rPr>
        <w:t xml:space="preserve">We </w:t>
      </w:r>
      <w:r w:rsidRPr="00E03C33">
        <w:rPr>
          <w:lang w:val="en-US"/>
        </w:rPr>
        <w:t>now</w:t>
      </w:r>
      <w:r w:rsidRPr="00E03C33">
        <w:rPr>
          <w:color w:val="000000"/>
          <w:lang w:val="en-US"/>
        </w:rPr>
        <w:t xml:space="preserve"> discuss, based on a substantial new analysis</w:t>
      </w:r>
      <w:r w:rsidR="00991232">
        <w:rPr>
          <w:color w:val="000000"/>
          <w:lang w:val="en-US"/>
        </w:rPr>
        <w:t xml:space="preserve"> to the Supplement Information that</w:t>
      </w:r>
      <w:r w:rsidRPr="00E03C33">
        <w:rPr>
          <w:color w:val="000000"/>
          <w:lang w:val="en-US"/>
        </w:rPr>
        <w:t xml:space="preserve"> </w:t>
      </w:r>
      <w:r w:rsidR="00991232">
        <w:rPr>
          <w:color w:val="000000"/>
          <w:lang w:val="en-US"/>
        </w:rPr>
        <w:t xml:space="preserve">compares average monthly daily maximum air temperature, minimum relative humidity, and </w:t>
      </w:r>
      <w:proofErr w:type="spellStart"/>
      <w:r w:rsidR="00991232">
        <w:rPr>
          <w:color w:val="000000"/>
          <w:lang w:val="en-US"/>
        </w:rPr>
        <w:t>WBGTmax</w:t>
      </w:r>
      <w:proofErr w:type="spellEnd"/>
      <w:r w:rsidR="00991232">
        <w:rPr>
          <w:color w:val="000000"/>
          <w:lang w:val="en-US"/>
        </w:rPr>
        <w:t xml:space="preserve"> between </w:t>
      </w:r>
      <w:proofErr w:type="spellStart"/>
      <w:r w:rsidR="00991232">
        <w:rPr>
          <w:color w:val="000000"/>
          <w:lang w:val="en-US"/>
        </w:rPr>
        <w:t>HadISD</w:t>
      </w:r>
      <w:proofErr w:type="spellEnd"/>
      <w:r w:rsidR="00991232">
        <w:rPr>
          <w:color w:val="000000"/>
          <w:lang w:val="en-US"/>
        </w:rPr>
        <w:t xml:space="preserve"> stations, ERA5, and PRISM for summer month during 2015 – 2020. </w:t>
      </w:r>
    </w:p>
    <w:p w14:paraId="24037BDA" w14:textId="77777777" w:rsidR="006E6099" w:rsidRDefault="006E6099">
      <w:pPr>
        <w:jc w:val="both"/>
        <w:rPr>
          <w:color w:val="000000"/>
          <w:lang w:val="en-US"/>
        </w:rPr>
      </w:pPr>
    </w:p>
    <w:p w14:paraId="14F4AA52" w14:textId="5862F2EF" w:rsidR="006E6099" w:rsidRDefault="006E6099">
      <w:pPr>
        <w:jc w:val="both"/>
        <w:rPr>
          <w:color w:val="000000"/>
          <w:lang w:val="en-US"/>
        </w:rPr>
      </w:pPr>
      <w:proofErr w:type="spellStart"/>
      <w:r w:rsidRPr="006E6099">
        <w:rPr>
          <w:color w:val="000000"/>
          <w:lang w:val="en-US"/>
        </w:rPr>
        <w:t>Ahn</w:t>
      </w:r>
      <w:proofErr w:type="spellEnd"/>
      <w:r w:rsidRPr="006E6099">
        <w:rPr>
          <w:color w:val="000000"/>
          <w:lang w:val="en-US"/>
        </w:rPr>
        <w:t xml:space="preserve">, Y., </w:t>
      </w:r>
      <w:proofErr w:type="spellStart"/>
      <w:r w:rsidRPr="006E6099">
        <w:rPr>
          <w:color w:val="000000"/>
          <w:lang w:val="en-US"/>
        </w:rPr>
        <w:t>Tuholske</w:t>
      </w:r>
      <w:proofErr w:type="spellEnd"/>
      <w:r w:rsidRPr="006E6099">
        <w:rPr>
          <w:color w:val="000000"/>
          <w:lang w:val="en-US"/>
        </w:rPr>
        <w:t>, C., &amp; Parks, R. M. (2023). Comparing Approximated Heat Stress Measures Across the United States.</w:t>
      </w:r>
      <w:r>
        <w:rPr>
          <w:color w:val="000000"/>
          <w:lang w:val="en-US"/>
        </w:rPr>
        <w:t xml:space="preserve"> </w:t>
      </w:r>
      <w:r w:rsidRPr="006E6099">
        <w:rPr>
          <w:color w:val="000000"/>
          <w:lang w:val="en-US"/>
        </w:rPr>
        <w:t>https://doi.org/10.21203/rs.3.rs-3186416/v1</w:t>
      </w:r>
    </w:p>
    <w:p w14:paraId="0000001D" w14:textId="77777777" w:rsidR="00C17AED" w:rsidRPr="00E03C33" w:rsidRDefault="00C17AED">
      <w:pPr>
        <w:jc w:val="both"/>
        <w:rPr>
          <w:highlight w:val="yellow"/>
          <w:lang w:val="en-US"/>
        </w:rPr>
      </w:pPr>
    </w:p>
    <w:p w14:paraId="3DE9B6D9" w14:textId="77777777" w:rsidR="00A52C79" w:rsidRPr="007A536D" w:rsidRDefault="00A52C79" w:rsidP="00A52C79">
      <w:pPr>
        <w:widowControl w:val="0"/>
        <w:jc w:val="both"/>
        <w:rPr>
          <w:b/>
          <w:bCs/>
          <w:i/>
          <w:iCs/>
        </w:rPr>
      </w:pPr>
      <w:r w:rsidRPr="007A536D">
        <w:rPr>
          <w:b/>
          <w:bCs/>
          <w:i/>
          <w:iCs/>
        </w:rPr>
        <w:t xml:space="preserve">Validation of </w:t>
      </w:r>
      <w:proofErr w:type="spellStart"/>
      <w:r w:rsidRPr="007A536D">
        <w:rPr>
          <w:b/>
          <w:bCs/>
          <w:i/>
          <w:iCs/>
        </w:rPr>
        <w:t>WBGT</w:t>
      </w:r>
      <w:r w:rsidRPr="007A536D">
        <w:rPr>
          <w:b/>
          <w:bCs/>
          <w:i/>
          <w:iCs/>
          <w:vertAlign w:val="subscript"/>
        </w:rPr>
        <w:t>max</w:t>
      </w:r>
      <w:proofErr w:type="spellEnd"/>
    </w:p>
    <w:p w14:paraId="4A187148" w14:textId="77777777" w:rsidR="00A52C79" w:rsidRPr="007A536D" w:rsidRDefault="00A52C79" w:rsidP="00A52C79">
      <w:pPr>
        <w:widowControl w:val="0"/>
        <w:jc w:val="both"/>
        <w:rPr>
          <w:i/>
          <w:iCs/>
        </w:rPr>
      </w:pPr>
      <w:r w:rsidRPr="007A536D">
        <w:rPr>
          <w:i/>
          <w:iCs/>
        </w:rPr>
        <w:t xml:space="preserve">The PRISM dataset is extensively validated and deriving </w:t>
      </w:r>
      <w:proofErr w:type="spellStart"/>
      <w:r w:rsidRPr="007A536D">
        <w:rPr>
          <w:i/>
          <w:iCs/>
        </w:rPr>
        <w:t>HI</w:t>
      </w:r>
      <w:r w:rsidRPr="007A536D">
        <w:rPr>
          <w:i/>
          <w:iCs/>
          <w:vertAlign w:val="subscript"/>
        </w:rPr>
        <w:t>max</w:t>
      </w:r>
      <w:proofErr w:type="spellEnd"/>
      <w:r w:rsidRPr="007A536D">
        <w:rPr>
          <w:i/>
          <w:iCs/>
        </w:rPr>
        <w:t xml:space="preserve"> from PRISM has been shown to be appropriate to use for environmental epidemiological research, including identifying warm days across the United States. Nonetheless, numerous gridded observational climate datasets exist, including reanalysis products like the European Centre for Medium-Range Weather Forecasts (ECWMF) ERA5.</w:t>
      </w:r>
      <w:r w:rsidRPr="007A536D">
        <w:rPr>
          <w:i/>
          <w:iCs/>
          <w:vertAlign w:val="superscript"/>
        </w:rPr>
        <w:t>12</w:t>
      </w:r>
      <w:r w:rsidRPr="007A536D">
        <w:rPr>
          <w:i/>
          <w:iCs/>
        </w:rPr>
        <w:t xml:space="preserve"> Recent findings suggests that, when correlated against station observations, the accuracy of both PRISM and ERA5 derived WBGT may vary by climate zone in the United States.</w:t>
      </w:r>
      <w:r w:rsidRPr="007A536D">
        <w:rPr>
          <w:i/>
          <w:iCs/>
          <w:vertAlign w:val="superscript"/>
        </w:rPr>
        <w:t>13</w:t>
      </w:r>
      <w:r w:rsidRPr="007A536D">
        <w:rPr>
          <w:i/>
          <w:iCs/>
        </w:rPr>
        <w:t xml:space="preserve">  </w:t>
      </w:r>
    </w:p>
    <w:p w14:paraId="26BEB7D1" w14:textId="77777777" w:rsidR="00A52C79" w:rsidRPr="007A536D" w:rsidRDefault="00A52C79" w:rsidP="00A52C79">
      <w:pPr>
        <w:widowControl w:val="0"/>
        <w:jc w:val="both"/>
        <w:rPr>
          <w:i/>
          <w:iCs/>
        </w:rPr>
      </w:pPr>
    </w:p>
    <w:p w14:paraId="7D9E8C89" w14:textId="77777777" w:rsidR="00A52C79" w:rsidRPr="007A536D" w:rsidRDefault="00A52C79" w:rsidP="00A52C79">
      <w:pPr>
        <w:widowControl w:val="0"/>
        <w:jc w:val="both"/>
        <w:rPr>
          <w:i/>
          <w:iCs/>
        </w:rPr>
      </w:pPr>
      <w:r w:rsidRPr="007A536D">
        <w:rPr>
          <w:i/>
          <w:iCs/>
        </w:rPr>
        <w:t xml:space="preserve">To illuminate the degree to which PRISM-derived WBGT used in this analysis compares to WBGT derived from ERA5 (available at 31km) and from ground stations, we estimated the correlation between average summer month (May – September) daily </w:t>
      </w:r>
      <w:proofErr w:type="spellStart"/>
      <w:r w:rsidRPr="007A536D">
        <w:rPr>
          <w:i/>
          <w:iCs/>
        </w:rPr>
        <w:t>T</w:t>
      </w:r>
      <w:r w:rsidRPr="007A536D">
        <w:rPr>
          <w:i/>
          <w:iCs/>
          <w:vertAlign w:val="subscript"/>
        </w:rPr>
        <w:t>max</w:t>
      </w:r>
      <w:proofErr w:type="spellEnd"/>
      <w:r w:rsidRPr="007A536D">
        <w:rPr>
          <w:i/>
          <w:iCs/>
        </w:rPr>
        <w:t xml:space="preserve">, </w:t>
      </w:r>
      <w:proofErr w:type="spellStart"/>
      <w:r w:rsidRPr="007A536D">
        <w:rPr>
          <w:i/>
          <w:iCs/>
        </w:rPr>
        <w:t>RH</w:t>
      </w:r>
      <w:r w:rsidRPr="007A536D">
        <w:rPr>
          <w:i/>
          <w:iCs/>
          <w:vertAlign w:val="subscript"/>
        </w:rPr>
        <w:t>min</w:t>
      </w:r>
      <w:proofErr w:type="spellEnd"/>
      <w:r w:rsidRPr="007A536D">
        <w:rPr>
          <w:i/>
          <w:iCs/>
        </w:rPr>
        <w:t xml:space="preserve">, and </w:t>
      </w:r>
      <w:proofErr w:type="spellStart"/>
      <w:r w:rsidRPr="007A536D">
        <w:rPr>
          <w:i/>
          <w:iCs/>
        </w:rPr>
        <w:t>WBGT</w:t>
      </w:r>
      <w:r w:rsidRPr="007A536D">
        <w:rPr>
          <w:i/>
          <w:iCs/>
          <w:vertAlign w:val="subscript"/>
        </w:rPr>
        <w:t>max</w:t>
      </w:r>
      <w:proofErr w:type="spellEnd"/>
      <w:r w:rsidRPr="007A536D">
        <w:rPr>
          <w:i/>
          <w:iCs/>
        </w:rPr>
        <w:t xml:space="preserve"> for PRISM, ERA5, and </w:t>
      </w:r>
      <w:proofErr w:type="spellStart"/>
      <w:r w:rsidRPr="007A536D">
        <w:rPr>
          <w:i/>
          <w:iCs/>
        </w:rPr>
        <w:t>HadISD</w:t>
      </w:r>
      <w:proofErr w:type="spellEnd"/>
      <w:r w:rsidRPr="007A536D">
        <w:rPr>
          <w:i/>
          <w:iCs/>
        </w:rPr>
        <w:t xml:space="preserve"> (a quality-controlled subset of ISD), available from the Met Office Hadley Centre for Climate Science and Services.</w:t>
      </w:r>
      <w:r w:rsidRPr="007A536D">
        <w:rPr>
          <w:i/>
          <w:iCs/>
          <w:vertAlign w:val="superscript"/>
        </w:rPr>
        <w:t>14,15</w:t>
      </w:r>
      <w:r w:rsidRPr="007A536D">
        <w:rPr>
          <w:i/>
          <w:iCs/>
        </w:rPr>
        <w:t xml:space="preserve"> We selected stations within the contiguous United States, and then applied further quality-control steps as enumerated in </w:t>
      </w:r>
      <w:r w:rsidRPr="007A536D">
        <w:rPr>
          <w:i/>
          <w:iCs/>
          <w:vertAlign w:val="superscript"/>
        </w:rPr>
        <w:t>16</w:t>
      </w:r>
      <w:r w:rsidRPr="007A536D">
        <w:rPr>
          <w:i/>
          <w:iCs/>
        </w:rPr>
        <w:t xml:space="preserve">, plus an additional requirement that less than 10% of days be missing during 2015 to 2020. </w:t>
      </w:r>
    </w:p>
    <w:p w14:paraId="46826C24" w14:textId="77777777" w:rsidR="00A52C79" w:rsidRPr="007A536D" w:rsidRDefault="00A52C79" w:rsidP="00A52C79">
      <w:pPr>
        <w:widowControl w:val="0"/>
        <w:jc w:val="both"/>
        <w:rPr>
          <w:i/>
          <w:iCs/>
        </w:rPr>
      </w:pPr>
    </w:p>
    <w:p w14:paraId="147B6B09" w14:textId="77777777" w:rsidR="00A52C79" w:rsidRPr="007A536D" w:rsidRDefault="00A52C79" w:rsidP="00A52C79">
      <w:pPr>
        <w:widowControl w:val="0"/>
        <w:jc w:val="both"/>
        <w:rPr>
          <w:i/>
          <w:iCs/>
        </w:rPr>
      </w:pPr>
      <w:r w:rsidRPr="007A536D">
        <w:rPr>
          <w:i/>
          <w:iCs/>
        </w:rPr>
        <w:t>Supplementary Figure 1 shows the month Person’s R</w:t>
      </w:r>
      <w:r w:rsidRPr="007A536D">
        <w:rPr>
          <w:i/>
          <w:iCs/>
          <w:vertAlign w:val="superscript"/>
        </w:rPr>
        <w:t>2</w:t>
      </w:r>
      <w:r w:rsidRPr="007A536D">
        <w:rPr>
          <w:i/>
          <w:iCs/>
        </w:rPr>
        <w:t xml:space="preserve"> correlation for </w:t>
      </w:r>
      <w:proofErr w:type="spellStart"/>
      <w:r w:rsidRPr="007A536D">
        <w:rPr>
          <w:i/>
          <w:iCs/>
        </w:rPr>
        <w:t>T</w:t>
      </w:r>
      <w:r w:rsidRPr="007A536D">
        <w:rPr>
          <w:i/>
          <w:iCs/>
          <w:vertAlign w:val="subscript"/>
        </w:rPr>
        <w:t>max</w:t>
      </w:r>
      <w:proofErr w:type="spellEnd"/>
      <w:r w:rsidRPr="007A536D">
        <w:rPr>
          <w:i/>
          <w:iCs/>
        </w:rPr>
        <w:t xml:space="preserve">, </w:t>
      </w:r>
      <w:proofErr w:type="spellStart"/>
      <w:r w:rsidRPr="007A536D">
        <w:rPr>
          <w:i/>
          <w:iCs/>
        </w:rPr>
        <w:t>RH</w:t>
      </w:r>
      <w:r w:rsidRPr="007A536D">
        <w:rPr>
          <w:i/>
          <w:iCs/>
          <w:vertAlign w:val="subscript"/>
        </w:rPr>
        <w:t>min</w:t>
      </w:r>
      <w:proofErr w:type="spellEnd"/>
      <w:r w:rsidRPr="007A536D">
        <w:rPr>
          <w:i/>
          <w:iCs/>
        </w:rPr>
        <w:t xml:space="preserve">, and </w:t>
      </w:r>
      <w:proofErr w:type="spellStart"/>
      <w:r w:rsidRPr="007A536D">
        <w:rPr>
          <w:i/>
          <w:iCs/>
        </w:rPr>
        <w:t>WBGT</w:t>
      </w:r>
      <w:r w:rsidRPr="007A536D">
        <w:rPr>
          <w:i/>
          <w:iCs/>
          <w:vertAlign w:val="subscript"/>
        </w:rPr>
        <w:t>max</w:t>
      </w:r>
      <w:proofErr w:type="spellEnd"/>
      <w:r w:rsidRPr="007A536D">
        <w:rPr>
          <w:i/>
          <w:iCs/>
        </w:rPr>
        <w:t xml:space="preserve"> and suggests that ERA5 and PRISM are well-correlated at the national level for all three metrics. ERA5 tends to be better correlated with ISD observations of </w:t>
      </w:r>
      <w:proofErr w:type="spellStart"/>
      <w:r w:rsidRPr="007A536D">
        <w:rPr>
          <w:i/>
          <w:iCs/>
        </w:rPr>
        <w:t>WBGT</w:t>
      </w:r>
      <w:r w:rsidRPr="007A536D">
        <w:rPr>
          <w:i/>
          <w:iCs/>
          <w:vertAlign w:val="subscript"/>
        </w:rPr>
        <w:t>max</w:t>
      </w:r>
      <w:proofErr w:type="spellEnd"/>
      <w:r w:rsidRPr="007A536D">
        <w:rPr>
          <w:i/>
          <w:iCs/>
        </w:rPr>
        <w:t xml:space="preserve"> most months, but PRISM performs better in 2016 and 2020. </w:t>
      </w:r>
    </w:p>
    <w:p w14:paraId="5DC5F675" w14:textId="77777777" w:rsidR="00A52C79" w:rsidRPr="007A536D" w:rsidRDefault="00A52C79" w:rsidP="00A52C79">
      <w:pPr>
        <w:widowControl w:val="0"/>
        <w:jc w:val="both"/>
        <w:rPr>
          <w:i/>
          <w:iCs/>
        </w:rPr>
      </w:pPr>
    </w:p>
    <w:p w14:paraId="0E8CDD91" w14:textId="77777777" w:rsidR="00A52C79" w:rsidRPr="007A536D" w:rsidRDefault="00A52C79" w:rsidP="00A52C79">
      <w:pPr>
        <w:widowControl w:val="0"/>
        <w:jc w:val="both"/>
        <w:rPr>
          <w:i/>
          <w:iCs/>
        </w:rPr>
      </w:pPr>
      <w:r w:rsidRPr="007A536D">
        <w:rPr>
          <w:i/>
          <w:iCs/>
        </w:rPr>
        <w:t xml:space="preserve">Because we are concerned with hot days, we reperform the analysis of Figure 1, but for only to include days ISD stations measured </w:t>
      </w:r>
      <w:proofErr w:type="spellStart"/>
      <w:r w:rsidRPr="007A536D">
        <w:rPr>
          <w:i/>
          <w:iCs/>
        </w:rPr>
        <w:t>T</w:t>
      </w:r>
      <w:r w:rsidRPr="007A536D">
        <w:rPr>
          <w:i/>
          <w:iCs/>
          <w:vertAlign w:val="subscript"/>
        </w:rPr>
        <w:t>max</w:t>
      </w:r>
      <w:proofErr w:type="spellEnd"/>
      <w:r w:rsidRPr="007A536D">
        <w:rPr>
          <w:i/>
          <w:iCs/>
        </w:rPr>
        <w:t xml:space="preserve"> greater than 26°C (Supplementary 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 As noted above, emerging research</w:t>
      </w:r>
      <w:r w:rsidRPr="007A536D">
        <w:rPr>
          <w:i/>
          <w:iCs/>
          <w:vertAlign w:val="superscript"/>
        </w:rPr>
        <w:t>13</w:t>
      </w:r>
      <w:r w:rsidRPr="007A536D">
        <w:rPr>
          <w:i/>
          <w:iCs/>
        </w:rPr>
        <w:t xml:space="preserve"> suggests that the strength of the correlation depends on the climate region of the stations. But a full intercomparison it is outside the scope of this research brief. </w:t>
      </w:r>
    </w:p>
    <w:p w14:paraId="462B85D0" w14:textId="77777777" w:rsidR="00DD3DA0" w:rsidRPr="00DD3DA0" w:rsidRDefault="00DD3DA0" w:rsidP="00DD3DA0">
      <w:pPr>
        <w:widowControl w:val="0"/>
        <w:jc w:val="both"/>
        <w:rPr>
          <w:highlight w:val="yellow"/>
        </w:rPr>
      </w:pPr>
    </w:p>
    <w:p w14:paraId="0EB952CF" w14:textId="77777777" w:rsidR="00DD3DA0" w:rsidRPr="00DD3DA0" w:rsidRDefault="00DD3DA0" w:rsidP="00DD3DA0">
      <w:pPr>
        <w:widowControl w:val="0"/>
        <w:jc w:val="both"/>
        <w:rPr>
          <w:highlight w:val="yellow"/>
        </w:rPr>
      </w:pPr>
      <w:r w:rsidRPr="00DD3DA0">
        <w:rPr>
          <w:noProof/>
          <w:highlight w:val="yellow"/>
        </w:rPr>
        <w:lastRenderedPageBreak/>
        <w:drawing>
          <wp:inline distT="0" distB="0" distL="0" distR="0" wp14:anchorId="32E6AD38" wp14:editId="56900486">
            <wp:extent cx="5731510" cy="3586480"/>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6">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39ABDF7C" w14:textId="77777777" w:rsidR="00351DFA" w:rsidRPr="000D1F08" w:rsidRDefault="00351DFA" w:rsidP="00351DFA">
      <w:pPr>
        <w:widowControl w:val="0"/>
        <w:jc w:val="both"/>
      </w:pPr>
      <w:r>
        <w:rPr>
          <w:b/>
          <w:bCs/>
        </w:rPr>
        <w:t xml:space="preserve">Supplementary Figure 1. </w:t>
      </w:r>
      <w:r>
        <w:t xml:space="preserve">Monthly correlation of daily </w:t>
      </w:r>
      <w:proofErr w:type="spellStart"/>
      <w:r>
        <w:t>T</w:t>
      </w:r>
      <w:r w:rsidRPr="00342974">
        <w:rPr>
          <w:vertAlign w:val="subscript"/>
        </w:rPr>
        <w:t>max</w:t>
      </w:r>
      <w:proofErr w:type="spellEnd"/>
      <w:r>
        <w:t xml:space="preserve">, </w:t>
      </w:r>
      <w:proofErr w:type="spellStart"/>
      <w:r>
        <w:t>RH</w:t>
      </w:r>
      <w:r w:rsidRPr="00342974">
        <w:rPr>
          <w:vertAlign w:val="subscript"/>
        </w:rPr>
        <w:t>min</w:t>
      </w:r>
      <w:proofErr w:type="spellEnd"/>
      <w:r>
        <w:t xml:space="preserve">, and </w:t>
      </w:r>
      <w:proofErr w:type="spellStart"/>
      <w:r>
        <w:t>WBGT</w:t>
      </w:r>
      <w:r w:rsidRPr="00342974">
        <w:rPr>
          <w:vertAlign w:val="subscript"/>
        </w:rPr>
        <w:t>max</w:t>
      </w:r>
      <w:proofErr w:type="spellEnd"/>
      <w:r>
        <w:t xml:space="preserve"> during 2015 – 2020 for </w:t>
      </w:r>
      <w:proofErr w:type="spellStart"/>
      <w:r>
        <w:t>HadISD</w:t>
      </w:r>
      <w:proofErr w:type="spellEnd"/>
      <w:r>
        <w:t xml:space="preserve"> stations, PRISM climate grids, and ERA5 reanalysis data for the United States. </w:t>
      </w:r>
    </w:p>
    <w:p w14:paraId="08806036" w14:textId="77777777" w:rsidR="00DD3DA0" w:rsidRPr="00DD3DA0" w:rsidRDefault="00DD3DA0" w:rsidP="00DD3DA0">
      <w:pPr>
        <w:widowControl w:val="0"/>
        <w:jc w:val="both"/>
        <w:rPr>
          <w:highlight w:val="yellow"/>
        </w:rPr>
      </w:pPr>
    </w:p>
    <w:p w14:paraId="3FF7A327" w14:textId="4CE67E23" w:rsidR="00DD3DA0" w:rsidRPr="0009348F" w:rsidRDefault="00FB274B" w:rsidP="00DD3DA0">
      <w:pPr>
        <w:widowControl w:val="0"/>
        <w:jc w:val="both"/>
      </w:pPr>
      <w:r w:rsidRPr="0009348F">
        <w:rPr>
          <w:b/>
          <w:bCs/>
        </w:rPr>
        <w:t xml:space="preserve">Supplementary Figure </w:t>
      </w:r>
      <w:r w:rsidR="00EC4123" w:rsidRPr="0009348F">
        <w:rPr>
          <w:b/>
          <w:bCs/>
        </w:rPr>
        <w:t>2</w:t>
      </w:r>
      <w:r w:rsidRPr="0009348F">
        <w:t xml:space="preserve"> </w:t>
      </w:r>
      <w:r w:rsidR="00DD3DA0" w:rsidRPr="0009348F">
        <w:t>shows the month Person’s R</w:t>
      </w:r>
      <w:r w:rsidR="00DD3DA0" w:rsidRPr="0009348F">
        <w:rPr>
          <w:vertAlign w:val="superscript"/>
        </w:rPr>
        <w:t>2</w:t>
      </w:r>
      <w:r w:rsidR="00DD3DA0" w:rsidRPr="0009348F">
        <w:t xml:space="preserve"> correlation for </w:t>
      </w:r>
      <w:proofErr w:type="spellStart"/>
      <w:r w:rsidR="00DD3DA0" w:rsidRPr="0009348F">
        <w:t>T</w:t>
      </w:r>
      <w:r w:rsidR="00DD3DA0" w:rsidRPr="0009348F">
        <w:rPr>
          <w:vertAlign w:val="subscript"/>
        </w:rPr>
        <w:t>max</w:t>
      </w:r>
      <w:proofErr w:type="spellEnd"/>
      <w:r w:rsidR="00DD3DA0" w:rsidRPr="0009348F">
        <w:t xml:space="preserve">, </w:t>
      </w:r>
      <w:proofErr w:type="spellStart"/>
      <w:r w:rsidR="00DD3DA0" w:rsidRPr="0009348F">
        <w:t>RH</w:t>
      </w:r>
      <w:r w:rsidR="00DD3DA0" w:rsidRPr="0009348F">
        <w:rPr>
          <w:vertAlign w:val="subscript"/>
        </w:rPr>
        <w:t>min</w:t>
      </w:r>
      <w:proofErr w:type="spellEnd"/>
      <w:r w:rsidR="00DD3DA0" w:rsidRPr="0009348F">
        <w:t xml:space="preserve">, and </w:t>
      </w:r>
      <w:proofErr w:type="spellStart"/>
      <w:r w:rsidR="00DD3DA0" w:rsidRPr="0009348F">
        <w:t>WBGT</w:t>
      </w:r>
      <w:r w:rsidR="00DD3DA0" w:rsidRPr="0009348F">
        <w:rPr>
          <w:vertAlign w:val="subscript"/>
        </w:rPr>
        <w:t>max</w:t>
      </w:r>
      <w:proofErr w:type="spellEnd"/>
      <w:r w:rsidR="00DD3DA0" w:rsidRPr="0009348F">
        <w:t xml:space="preserve"> and suggests that ERA5 and PRISM are well-correlated at the national level for all three metrics. ERA5 tends to be better correlated with ISD observations of </w:t>
      </w:r>
      <w:proofErr w:type="spellStart"/>
      <w:r w:rsidR="00DD3DA0" w:rsidRPr="0009348F">
        <w:t>WBGT</w:t>
      </w:r>
      <w:r w:rsidR="00DD3DA0" w:rsidRPr="0009348F">
        <w:rPr>
          <w:vertAlign w:val="subscript"/>
        </w:rPr>
        <w:t>max</w:t>
      </w:r>
      <w:proofErr w:type="spellEnd"/>
      <w:r w:rsidR="00DD3DA0" w:rsidRPr="0009348F">
        <w:t xml:space="preserve"> most months, but PRISM performs better in 2016 and 2020. </w:t>
      </w:r>
    </w:p>
    <w:p w14:paraId="1A3AD71A" w14:textId="77777777" w:rsidR="00DD3DA0" w:rsidRPr="00DD3DA0" w:rsidRDefault="00DD3DA0" w:rsidP="00DD3DA0">
      <w:pPr>
        <w:widowControl w:val="0"/>
        <w:jc w:val="both"/>
        <w:rPr>
          <w:highlight w:val="yellow"/>
        </w:rPr>
      </w:pPr>
    </w:p>
    <w:p w14:paraId="5E5AC24E"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6E0A77F2" wp14:editId="22A87501">
            <wp:extent cx="5731510" cy="3586480"/>
            <wp:effectExtent l="0" t="0" r="0" b="0"/>
            <wp:docPr id="208600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2311" name="Picture 2086002311"/>
                    <pic:cNvPicPr/>
                  </pic:nvPicPr>
                  <pic:blipFill>
                    <a:blip r:embed="rId7">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1DDF55B1" w14:textId="77777777" w:rsidR="0092291C" w:rsidRPr="00E83301" w:rsidRDefault="0092291C" w:rsidP="0092291C">
      <w:pPr>
        <w:widowControl w:val="0"/>
        <w:jc w:val="both"/>
      </w:pPr>
      <w:r>
        <w:rPr>
          <w:b/>
          <w:bCs/>
        </w:rPr>
        <w:lastRenderedPageBreak/>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6FC4782D" w14:textId="77777777" w:rsidR="00DD3DA0" w:rsidRPr="00DD3DA0" w:rsidRDefault="00DD3DA0" w:rsidP="00DD3DA0">
      <w:pPr>
        <w:widowControl w:val="0"/>
        <w:jc w:val="both"/>
        <w:rPr>
          <w:highlight w:val="yellow"/>
        </w:rPr>
      </w:pPr>
    </w:p>
    <w:p w14:paraId="51D4F5C4" w14:textId="77777777" w:rsidR="00F907B5" w:rsidRPr="00F907B5" w:rsidRDefault="00F907B5" w:rsidP="00F907B5">
      <w:pPr>
        <w:jc w:val="both"/>
        <w:rPr>
          <w:i/>
          <w:iCs/>
          <w:lang w:val="en-US"/>
        </w:rPr>
      </w:pPr>
      <w:r w:rsidRPr="00F907B5">
        <w:rPr>
          <w:i/>
          <w:iCs/>
          <w:lang w:val="en-US"/>
        </w:rPr>
        <w:t xml:space="preserve">Because we are concerned with hot days, we reperform the analysis of Figure 1, but for only to include days ISD stations measured </w:t>
      </w:r>
      <w:proofErr w:type="spellStart"/>
      <w:r w:rsidRPr="00F907B5">
        <w:rPr>
          <w:i/>
          <w:iCs/>
          <w:lang w:val="en-US"/>
        </w:rPr>
        <w:t>T</w:t>
      </w:r>
      <w:r w:rsidRPr="00F907B5">
        <w:rPr>
          <w:i/>
          <w:iCs/>
          <w:vertAlign w:val="subscript"/>
          <w:lang w:val="en-US"/>
        </w:rPr>
        <w:t>max</w:t>
      </w:r>
      <w:proofErr w:type="spellEnd"/>
      <w:r w:rsidRPr="00F907B5">
        <w:rPr>
          <w:i/>
          <w:iCs/>
          <w:lang w:val="en-US"/>
        </w:rPr>
        <w:t xml:space="preserve"> greater than 26°C (Supplementary 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 As noted above, emerging research</w:t>
      </w:r>
      <w:r w:rsidRPr="00F907B5">
        <w:rPr>
          <w:i/>
          <w:iCs/>
          <w:vertAlign w:val="superscript"/>
          <w:lang w:val="en-US"/>
        </w:rPr>
        <w:t>13</w:t>
      </w:r>
      <w:r w:rsidRPr="00F907B5">
        <w:rPr>
          <w:i/>
          <w:iCs/>
          <w:lang w:val="en-US"/>
        </w:rPr>
        <w:t xml:space="preserve"> suggests that the strength of the correlation depends on the climate region of the stations. But a full intercomparison it is outside the scope of this research brief. </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4) I particularly did not like the paragraph about El Niño and seasonal forecasting. ENSO is 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5) Figure 2a shows that carceral facility locations were exposed to higher heat stress than the corresponding states (</w:t>
      </w:r>
      <w:proofErr w:type="gramStart"/>
      <w:r w:rsidRPr="00E03C33">
        <w:rPr>
          <w:b/>
          <w:color w:val="000000"/>
          <w:lang w:val="en-US"/>
        </w:rPr>
        <w:t>i.e.</w:t>
      </w:r>
      <w:proofErr w:type="gramEnd"/>
      <w:r w:rsidRPr="00E03C33">
        <w:rPr>
          <w:b/>
          <w:color w:val="000000"/>
          <w:lang w:val="en-US"/>
        </w:rPr>
        <w:t xml:space="preserve"> disparities), and Figure 2b shows that the heat stress in carceral facility locations has increased (i.e. trends). I would add a third panel showing if the heat stress in carceral facility locations has increased at a higher rate compared to the corresponding states (</w:t>
      </w:r>
      <w:proofErr w:type="gramStart"/>
      <w:r w:rsidRPr="00E03C33">
        <w:rPr>
          <w:b/>
          <w:color w:val="000000"/>
          <w:lang w:val="en-US"/>
        </w:rPr>
        <w:t>i.e.</w:t>
      </w:r>
      <w:proofErr w:type="gramEnd"/>
      <w:r w:rsidRPr="00E03C33">
        <w:rPr>
          <w:b/>
          <w:color w:val="000000"/>
          <w:lang w:val="en-US"/>
        </w:rPr>
        <w:t xml:space="preserv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lastRenderedPageBreak/>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8">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0942BE57" w:rsidR="00A25194" w:rsidRDefault="0026390B">
      <w:pPr>
        <w:jc w:val="both"/>
        <w:rPr>
          <w:lang w:val="en-US"/>
        </w:rPr>
      </w:pPr>
      <w:r w:rsidRPr="0026390B">
        <w:rPr>
          <w:b/>
          <w:lang w:val="en-US"/>
          <w:rPrChange w:id="64" w:author="Parks, Robbie M" w:date="2023-10-02T23:11:00Z">
            <w:rPr>
              <w:b/>
              <w:color w:val="000000" w:themeColor="text1"/>
            </w:rPr>
          </w:rPrChange>
        </w:rPr>
        <w:t xml:space="preserve">Figure 2. </w:t>
      </w:r>
      <w:r w:rsidRPr="0026390B">
        <w:rPr>
          <w:lang w:val="en-US"/>
          <w:rPrChange w:id="65" w:author="Parks, Robbie M" w:date="2023-10-02T23:11:00Z">
            <w:rPr>
              <w:color w:val="000000" w:themeColor="text1"/>
              <w:lang w:val="en-US"/>
            </w:rPr>
          </w:rPrChange>
        </w:rPr>
        <w:t>(a)</w:t>
      </w:r>
      <w:r w:rsidRPr="0026390B">
        <w:rPr>
          <w:b/>
          <w:lang w:val="en-US"/>
          <w:rPrChange w:id="66" w:author="Parks, Robbie M" w:date="2023-10-02T23:11:00Z">
            <w:rPr>
              <w:b/>
              <w:color w:val="000000" w:themeColor="text1"/>
              <w:lang w:val="en-US"/>
            </w:rPr>
          </w:rPrChange>
        </w:rPr>
        <w:t xml:space="preserve"> </w:t>
      </w:r>
      <w:r w:rsidRPr="0026390B">
        <w:rPr>
          <w:lang w:val="en-US"/>
          <w:rPrChange w:id="67" w:author="Parks, Robbie M" w:date="2023-10-02T23:11:00Z">
            <w:rPr>
              <w:color w:val="000000" w:themeColor="text1"/>
              <w:lang w:val="en-US"/>
            </w:rPr>
          </w:rPrChange>
        </w:rPr>
        <w:t xml:space="preserve">Population-weighted difference between the annual number of </w:t>
      </w:r>
      <w:del w:id="68" w:author="Parks, Robbie M" w:date="2023-10-02T23:11:00Z">
        <w:r w:rsidRPr="0026390B">
          <w:rPr>
            <w:bCs/>
            <w:lang w:val="en-US"/>
          </w:rPr>
          <w:delText xml:space="preserve">dangerous hot-humid </w:delText>
        </w:r>
      </w:del>
      <w:r w:rsidRPr="0026390B">
        <w:rPr>
          <w:lang w:val="en-US"/>
          <w:rPrChange w:id="69" w:author="Parks, Robbie M" w:date="2023-10-02T23:11:00Z">
            <w:rPr>
              <w:color w:val="000000" w:themeColor="text1"/>
              <w:lang w:val="en-US"/>
            </w:rPr>
          </w:rPrChange>
        </w:rPr>
        <w:t xml:space="preserve">days </w:t>
      </w:r>
      <w:del w:id="70" w:author="Parks, Robbie M" w:date="2023-10-02T23:11:00Z">
        <w:r w:rsidRPr="0026390B">
          <w:rPr>
            <w:lang w:val="en-US"/>
          </w:rPr>
          <w:delText xml:space="preserve">(defined as </w:delText>
        </w:r>
      </w:del>
      <w:proofErr w:type="spellStart"/>
      <w:r w:rsidRPr="0026390B">
        <w:rPr>
          <w:lang w:val="en-US"/>
          <w:rPrChange w:id="71" w:author="Parks, Robbie M" w:date="2023-10-02T23:11:00Z">
            <w:rPr>
              <w:color w:val="000000" w:themeColor="text1"/>
              <w:lang w:val="en-US"/>
            </w:rPr>
          </w:rPrChange>
        </w:rPr>
        <w:t>WBGT</w:t>
      </w:r>
      <w:r w:rsidRPr="0026390B">
        <w:rPr>
          <w:vertAlign w:val="subscript"/>
          <w:lang w:val="en-US"/>
          <w:rPrChange w:id="72" w:author="Parks, Robbie M" w:date="2023-10-02T23:11:00Z">
            <w:rPr>
              <w:color w:val="000000" w:themeColor="text1"/>
              <w:vertAlign w:val="subscript"/>
              <w:lang w:val="en-US"/>
            </w:rPr>
          </w:rPrChange>
        </w:rPr>
        <w:t>max</w:t>
      </w:r>
      <w:proofErr w:type="spellEnd"/>
      <w:r w:rsidRPr="0026390B">
        <w:rPr>
          <w:lang w:val="en-US"/>
          <w:rPrChange w:id="73" w:author="Parks, Robbie M" w:date="2023-10-02T23:11:00Z">
            <w:rPr>
              <w:color w:val="000000" w:themeColor="text1"/>
              <w:lang w:val="en-US"/>
            </w:rPr>
          </w:rPrChange>
        </w:rPr>
        <w:t xml:space="preserve"> </w:t>
      </w:r>
      <w:del w:id="74" w:author="Parks, Robbie M" w:date="2023-10-02T23:11:00Z">
        <w:r w:rsidRPr="0026390B">
          <w:rPr>
            <w:lang w:val="en-US"/>
          </w:rPr>
          <w:delText>exceeding</w:delText>
        </w:r>
      </w:del>
      <w:ins w:id="75" w:author="Parks, Robbie M" w:date="2023-10-02T23:11:00Z">
        <w:r w:rsidRPr="0026390B">
          <w:rPr>
            <w:lang w:val="en-US"/>
          </w:rPr>
          <w:t>exceeded</w:t>
        </w:r>
      </w:ins>
      <w:r w:rsidRPr="0026390B">
        <w:rPr>
          <w:lang w:val="en-US"/>
          <w:rPrChange w:id="76" w:author="Parks, Robbie M" w:date="2023-10-02T23:11:00Z">
            <w:rPr>
              <w:color w:val="000000" w:themeColor="text1"/>
              <w:lang w:val="en-US"/>
            </w:rPr>
          </w:rPrChange>
        </w:rPr>
        <w:t xml:space="preserve"> 28°C</w:t>
      </w:r>
      <w:del w:id="77" w:author="Parks, Robbie M" w:date="2023-10-02T23:11:00Z">
        <w:r w:rsidRPr="0026390B">
          <w:rPr>
            <w:lang w:val="en-US"/>
          </w:rPr>
          <w:delText>)</w:delText>
        </w:r>
      </w:del>
      <w:r w:rsidRPr="0026390B">
        <w:rPr>
          <w:lang w:val="en-US"/>
          <w:rPrChange w:id="78" w:author="Parks, Robbie M" w:date="2023-10-02T23:11:00Z">
            <w:rPr>
              <w:color w:val="000000" w:themeColor="text1"/>
              <w:lang w:val="en-US"/>
            </w:rPr>
          </w:rPrChange>
        </w:rPr>
        <w:t xml:space="preserve"> at the location of carceral facilities versus all other locations in the continental </w:t>
      </w:r>
      <w:del w:id="79" w:author="Parks, Robbie M" w:date="2023-10-02T23:11:00Z">
        <w:r w:rsidRPr="0026390B">
          <w:rPr>
            <w:lang w:val="en-US"/>
          </w:rPr>
          <w:delText>US from</w:delText>
        </w:r>
      </w:del>
      <w:ins w:id="80" w:author="Parks, Robbie M" w:date="2023-10-02T23:11:00Z">
        <w:r w:rsidRPr="0026390B">
          <w:rPr>
            <w:lang w:val="en-US"/>
          </w:rPr>
          <w:t>United States during</w:t>
        </w:r>
      </w:ins>
      <w:r w:rsidRPr="0026390B">
        <w:rPr>
          <w:lang w:val="en-US"/>
          <w:rPrChange w:id="81" w:author="Parks, Robbie M" w:date="2023-10-02T23:11:00Z">
            <w:rPr>
              <w:color w:val="000000" w:themeColor="text1"/>
              <w:lang w:val="en-US"/>
            </w:rPr>
          </w:rPrChange>
        </w:rPr>
        <w:t xml:space="preserve"> 1982 – 2020, overall and stratified by state, </w:t>
      </w:r>
      <w:del w:id="82" w:author="Parks, Robbie M" w:date="2023-10-02T23:11:00Z">
        <w:r w:rsidRPr="0026390B">
          <w:rPr>
            <w:lang w:val="en-US"/>
          </w:rPr>
          <w:delText>and (</w:delText>
        </w:r>
      </w:del>
      <w:ins w:id="83" w:author="Parks, Robbie M" w:date="2023-10-02T23:11:00Z">
        <w:r w:rsidRPr="0026390B">
          <w:rPr>
            <w:lang w:val="en-US"/>
          </w:rPr>
          <w:t>ordered by average population-weighted difference, (</w:t>
        </w:r>
      </w:ins>
      <w:r w:rsidRPr="0026390B">
        <w:rPr>
          <w:lang w:val="en-US"/>
          <w:rPrChange w:id="84" w:author="Parks, Robbie M" w:date="2023-10-02T23:11:00Z">
            <w:rPr>
              <w:color w:val="000000" w:themeColor="text1"/>
              <w:lang w:val="en-US"/>
            </w:rPr>
          </w:rPrChange>
        </w:rPr>
        <w:t xml:space="preserve">b) the total change in the number of </w:t>
      </w:r>
      <w:del w:id="85" w:author="Parks, Robbie M" w:date="2023-10-02T23:11:00Z">
        <w:r w:rsidRPr="0026390B">
          <w:rPr>
            <w:lang w:val="en-US"/>
          </w:rPr>
          <w:delText>dangerous hot-humid</w:delText>
        </w:r>
      </w:del>
      <w:ins w:id="86" w:author="Parks, Robbie M" w:date="2023-10-02T23:11:00Z">
        <w:r w:rsidRPr="0026390B">
          <w:rPr>
            <w:lang w:val="en-US"/>
          </w:rPr>
          <w:t>number of</w:t>
        </w:r>
      </w:ins>
      <w:r w:rsidRPr="0026390B">
        <w:rPr>
          <w:lang w:val="en-US"/>
          <w:rPrChange w:id="87" w:author="Parks, Robbie M" w:date="2023-10-02T23:11:00Z">
            <w:rPr>
              <w:color w:val="000000" w:themeColor="text1"/>
              <w:lang w:val="en-US"/>
            </w:rPr>
          </w:rPrChange>
        </w:rPr>
        <w:t xml:space="preserve"> days </w:t>
      </w:r>
      <w:proofErr w:type="spellStart"/>
      <w:ins w:id="88" w:author="Parks, Robbie M" w:date="2023-10-02T23:11:00Z">
        <w:r w:rsidRPr="0026390B">
          <w:rPr>
            <w:lang w:val="en-US"/>
          </w:rPr>
          <w:t>WBGT</w:t>
        </w:r>
        <w:r w:rsidRPr="0026390B">
          <w:rPr>
            <w:vertAlign w:val="subscript"/>
            <w:lang w:val="en-US"/>
          </w:rPr>
          <w:t>max</w:t>
        </w:r>
        <w:proofErr w:type="spellEnd"/>
        <w:r w:rsidRPr="0026390B">
          <w:rPr>
            <w:lang w:val="en-US"/>
          </w:rPr>
          <w:t xml:space="preserve"> exceeded </w:t>
        </w:r>
        <w:r w:rsidRPr="0026390B">
          <w:rPr>
            <w:bCs/>
            <w:lang w:val="en-US"/>
          </w:rPr>
          <w:t xml:space="preserve">28°C </w:t>
        </w:r>
      </w:ins>
      <w:r w:rsidRPr="0026390B">
        <w:rPr>
          <w:lang w:val="en-US"/>
          <w:rPrChange w:id="89" w:author="Parks, Robbie M" w:date="2023-10-02T23:11:00Z">
            <w:rPr>
              <w:color w:val="000000" w:themeColor="text1"/>
              <w:lang w:val="en-US"/>
            </w:rPr>
          </w:rPrChange>
        </w:rPr>
        <w:t xml:space="preserve">per year </w:t>
      </w:r>
      <w:del w:id="90" w:author="Parks, Robbie M" w:date="2023-10-02T23:11:00Z">
        <w:r w:rsidRPr="0026390B">
          <w:rPr>
            <w:lang w:val="en-US"/>
          </w:rPr>
          <w:delText>WBGT</w:delText>
        </w:r>
        <w:r w:rsidRPr="0026390B">
          <w:rPr>
            <w:vertAlign w:val="subscript"/>
            <w:lang w:val="en-US"/>
          </w:rPr>
          <w:delText>max</w:delText>
        </w:r>
        <w:r w:rsidRPr="0026390B">
          <w:rPr>
            <w:lang w:val="en-US"/>
          </w:rPr>
          <w:delText xml:space="preserve"> exceeded 28°C </w:delText>
        </w:r>
      </w:del>
      <w:r w:rsidRPr="0026390B">
        <w:rPr>
          <w:lang w:val="en-US"/>
          <w:rPrChange w:id="91" w:author="Parks, Robbie M" w:date="2023-10-02T23:11:00Z">
            <w:rPr>
              <w:color w:val="000000" w:themeColor="text1"/>
              <w:lang w:val="en-US"/>
            </w:rPr>
          </w:rPrChange>
        </w:rPr>
        <w:t xml:space="preserve">for each carceral facility in the continental United States </w:t>
      </w:r>
      <w:del w:id="92" w:author="Parks, Robbie M" w:date="2023-10-02T23:11:00Z">
        <w:r w:rsidRPr="0026390B">
          <w:rPr>
            <w:lang w:val="en-US"/>
          </w:rPr>
          <w:delText>from</w:delText>
        </w:r>
      </w:del>
      <w:ins w:id="93" w:author="Parks, Robbie M" w:date="2023-10-02T23:11:00Z">
        <w:r w:rsidRPr="0026390B">
          <w:rPr>
            <w:lang w:val="en-US"/>
          </w:rPr>
          <w:t>during</w:t>
        </w:r>
      </w:ins>
      <w:r w:rsidRPr="0026390B">
        <w:rPr>
          <w:lang w:val="en-US"/>
          <w:rPrChange w:id="94" w:author="Parks, Robbie M" w:date="2023-10-02T23:11:00Z">
            <w:rPr>
              <w:color w:val="000000" w:themeColor="text1"/>
              <w:lang w:val="en-US"/>
            </w:rPr>
          </w:rPrChange>
        </w:rPr>
        <w:t xml:space="preserve"> 1982 </w:t>
      </w:r>
      <w:del w:id="95" w:author="Parks, Robbie M" w:date="2023-10-02T23:11:00Z">
        <w:r w:rsidRPr="0026390B">
          <w:rPr>
            <w:lang w:val="en-US"/>
          </w:rPr>
          <w:delText>-</w:delText>
        </w:r>
      </w:del>
      <w:ins w:id="96" w:author="Parks, Robbie M" w:date="2023-10-02T23:11:00Z">
        <w:r w:rsidRPr="0026390B">
          <w:rPr>
            <w:lang w:val="en-US"/>
          </w:rPr>
          <w:t xml:space="preserve">– 2020, and (c) the total change in disparity in number of number of days </w:t>
        </w:r>
        <w:proofErr w:type="spellStart"/>
        <w:r w:rsidRPr="0026390B">
          <w:rPr>
            <w:lang w:val="en-US"/>
          </w:rPr>
          <w:t>WBGT</w:t>
        </w:r>
        <w:r w:rsidRPr="0026390B">
          <w:rPr>
            <w:vertAlign w:val="subscript"/>
            <w:lang w:val="en-US"/>
          </w:rPr>
          <w:t>max</w:t>
        </w:r>
        <w:proofErr w:type="spellEnd"/>
        <w:r w:rsidRPr="0026390B">
          <w:rPr>
            <w:lang w:val="en-US"/>
          </w:rPr>
          <w:t xml:space="preserve"> exceeded </w:t>
        </w:r>
        <w:r w:rsidRPr="0026390B">
          <w:rPr>
            <w:bCs/>
            <w:lang w:val="en-US"/>
          </w:rPr>
          <w:t xml:space="preserve">28°C </w:t>
        </w:r>
        <w:r w:rsidRPr="0026390B">
          <w:rPr>
            <w:lang w:val="en-US"/>
          </w:rPr>
          <w:t>per year for each carceral facility in the continental United States, compared with the rest of the state the carceral facility is located, during 1982 –</w:t>
        </w:r>
      </w:ins>
      <w:r w:rsidRPr="0026390B">
        <w:rPr>
          <w:lang w:val="en-US"/>
          <w:rPrChange w:id="97" w:author="Parks, Robbie M" w:date="2023-10-02T23:11:00Z">
            <w:rPr>
              <w:color w:val="000000" w:themeColor="text1"/>
              <w:lang w:val="en-US"/>
            </w:rPr>
          </w:rPrChange>
        </w:rPr>
        <w:t xml:space="preserve"> 2020.</w:t>
      </w:r>
    </w:p>
    <w:p w14:paraId="49665BBF" w14:textId="77777777" w:rsidR="0026390B" w:rsidRPr="00E03C33" w:rsidRDefault="0026390B">
      <w:pPr>
        <w:jc w:val="both"/>
        <w:rPr>
          <w:lang w:val="en-US"/>
        </w:rPr>
      </w:pPr>
    </w:p>
    <w:p w14:paraId="00000028" w14:textId="57BE505D" w:rsidR="00C17AED" w:rsidRPr="00350C04" w:rsidRDefault="00000000">
      <w:pPr>
        <w:jc w:val="both"/>
        <w:rPr>
          <w:lang w:val="en-US"/>
        </w:rPr>
      </w:pPr>
      <w:r w:rsidRPr="00350C04">
        <w:rPr>
          <w:lang w:val="en-US"/>
        </w:rPr>
        <w:t xml:space="preserve">We have also added a description of the findings in the revised manuscript (P. </w:t>
      </w:r>
      <w:r w:rsidR="00716053">
        <w:rPr>
          <w:lang w:val="en-US"/>
        </w:rPr>
        <w:t>6</w:t>
      </w:r>
      <w:r w:rsidRPr="00350C04">
        <w:rPr>
          <w:lang w:val="en-US"/>
        </w:rPr>
        <w:t xml:space="preserve">, Lines </w:t>
      </w:r>
      <w:r w:rsidR="00350C04" w:rsidRPr="00350C04">
        <w:rPr>
          <w:lang w:val="en-US"/>
        </w:rPr>
        <w:t>129</w:t>
      </w:r>
      <w:r w:rsidRPr="00350C04">
        <w:rPr>
          <w:lang w:val="en-US"/>
        </w:rPr>
        <w:t>-</w:t>
      </w:r>
      <w:r w:rsidR="00350C04" w:rsidRPr="00350C04">
        <w:rPr>
          <w:lang w:val="en-US"/>
        </w:rPr>
        <w:t>131</w:t>
      </w:r>
      <w:r w:rsidRPr="00350C04">
        <w:rPr>
          <w:lang w:val="en-US"/>
        </w:rPr>
        <w:t>):</w:t>
      </w:r>
    </w:p>
    <w:p w14:paraId="00000029" w14:textId="77777777" w:rsidR="00C17AED" w:rsidRPr="00E03C33" w:rsidRDefault="00C17AED">
      <w:pPr>
        <w:jc w:val="both"/>
        <w:rPr>
          <w:highlight w:val="yellow"/>
          <w:lang w:val="en-US"/>
        </w:rPr>
      </w:pPr>
    </w:p>
    <w:p w14:paraId="6076E60E" w14:textId="77777777" w:rsidR="005A4093" w:rsidRDefault="005A4093">
      <w:pPr>
        <w:jc w:val="both"/>
        <w:rPr>
          <w:i/>
          <w:iCs/>
          <w:lang w:val="en-US"/>
        </w:rPr>
      </w:pPr>
      <w:ins w:id="98" w:author="Parks, Robbie M" w:date="2023-10-02T23:11:00Z">
        <w:r w:rsidRPr="00840037">
          <w:rPr>
            <w:i/>
            <w:iCs/>
            <w:lang w:val="en-US"/>
          </w:rPr>
          <w:t>The greatest overall increase in number of humid heat days relative to the state was for Webb County Jail, TX, with 58.7 more days than the rest of Texas in 2020 compared with 1982 (Figure 2c).</w:t>
        </w:r>
      </w:ins>
    </w:p>
    <w:p w14:paraId="0000002B" w14:textId="360B09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by the urban heat island effect. I had problems to understand the description of the calculation of the disparities in the appendix, and the codes were not really helpful (I would suggest </w:t>
      </w:r>
      <w:proofErr w:type="gramStart"/>
      <w:r w:rsidRPr="00E03C33">
        <w:rPr>
          <w:b/>
          <w:color w:val="000000"/>
          <w:lang w:val="en-US"/>
        </w:rPr>
        <w:t>to share</w:t>
      </w:r>
      <w:proofErr w:type="gramEnd"/>
      <w:r w:rsidRPr="00E03C33">
        <w:rPr>
          <w:b/>
          <w:color w:val="000000"/>
          <w:lang w:val="en-US"/>
        </w:rPr>
        <w:t xml:space="preserve"> simpler sample codes with sample data), so I am not able to judge if there </w:t>
      </w:r>
      <w:r w:rsidRPr="00E03C33">
        <w:rPr>
          <w:b/>
          <w:color w:val="000000"/>
          <w:lang w:val="en-US"/>
        </w:rPr>
        <w:lastRenderedPageBreak/>
        <w:t>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D" w14:textId="7532B69D" w:rsidR="00C17AED" w:rsidRPr="00604218"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xml:space="preserve">. This discussion is found in the revised </w:t>
      </w:r>
      <w:r w:rsidRPr="00604218">
        <w:rPr>
          <w:lang w:val="en-US"/>
        </w:rPr>
        <w:t xml:space="preserve">manuscript (P. </w:t>
      </w:r>
      <w:r w:rsidR="001A08FE" w:rsidRPr="00604218">
        <w:rPr>
          <w:lang w:val="en-US"/>
        </w:rPr>
        <w:t>7</w:t>
      </w:r>
      <w:r w:rsidRPr="00604218">
        <w:rPr>
          <w:lang w:val="en-US"/>
        </w:rPr>
        <w:t xml:space="preserve">, Lines </w:t>
      </w:r>
      <w:r w:rsidR="001A08FE" w:rsidRPr="00604218">
        <w:rPr>
          <w:lang w:val="en-US"/>
        </w:rPr>
        <w:t>150</w:t>
      </w:r>
      <w:r w:rsidRPr="00604218">
        <w:rPr>
          <w:lang w:val="en-US"/>
        </w:rPr>
        <w:t>-</w:t>
      </w:r>
      <w:r w:rsidR="001A08FE" w:rsidRPr="00604218">
        <w:rPr>
          <w:lang w:val="en-US"/>
        </w:rPr>
        <w:t>157</w:t>
      </w:r>
      <w:r w:rsidRPr="00604218">
        <w:rPr>
          <w:lang w:val="en-US"/>
        </w:rPr>
        <w:t>):</w:t>
      </w:r>
    </w:p>
    <w:p w14:paraId="0000002E" w14:textId="77777777" w:rsidR="00C17AED" w:rsidRPr="00E03C33" w:rsidRDefault="00C17AED">
      <w:pPr>
        <w:jc w:val="both"/>
        <w:rPr>
          <w:highlight w:val="yellow"/>
          <w:lang w:val="en-US"/>
        </w:rPr>
      </w:pPr>
    </w:p>
    <w:p w14:paraId="7B397B62" w14:textId="61D4198E" w:rsidR="007D096D" w:rsidRDefault="000C0F1F" w:rsidP="007D096D">
      <w:pPr>
        <w:jc w:val="both"/>
        <w:rPr>
          <w:i/>
          <w:iCs/>
          <w:lang w:val="en-US"/>
        </w:rPr>
      </w:pPr>
      <w:ins w:id="99" w:author="Parks, Robbie M" w:date="2023-10-02T23:11:00Z">
        <w:r w:rsidRPr="007415E9">
          <w:rPr>
            <w:i/>
            <w:iCs/>
            <w:lang w:val="en-US"/>
          </w:rPr>
          <w:t>That we found carceral facilities are systematically exposed to an increasing number of potentially hazardous heat days compared to other areas of the United States is plausible for several reasons. First, carceral facilities are often built where there is availability of low-cost land and limited resistance of local communities.</w:t>
        </w:r>
        <w:r w:rsidRPr="007415E9">
          <w:rPr>
            <w:i/>
            <w:iCs/>
            <w:vertAlign w:val="superscript"/>
            <w:lang w:val="en-US"/>
          </w:rPr>
          <w:t>20</w:t>
        </w:r>
        <w:r w:rsidRPr="007415E9">
          <w:rPr>
            <w:i/>
            <w:iCs/>
            <w:lang w:val="en-US"/>
          </w:rPr>
          <w:t xml:space="preserve"> In many states, areas that meet these criteria are in sparsely populated desert or swampy environments.</w:t>
        </w:r>
        <w:r w:rsidRPr="007415E9">
          <w:rPr>
            <w:i/>
            <w:iCs/>
            <w:vertAlign w:val="superscript"/>
            <w:lang w:val="en-US"/>
          </w:rPr>
          <w:t>6</w:t>
        </w:r>
        <w:r w:rsidRPr="007415E9">
          <w:rPr>
            <w:i/>
            <w:iCs/>
            <w:lang w:val="en-US"/>
          </w:rPr>
          <w:t xml:space="preserve"> Zoning laws in urban environments and security issues also favor construction in isolated, desert-like areas.</w:t>
        </w:r>
        <w:r w:rsidRPr="007415E9">
          <w:rPr>
            <w:i/>
            <w:iCs/>
            <w:vertAlign w:val="superscript"/>
            <w:lang w:val="en-US"/>
          </w:rPr>
          <w:t>20</w:t>
        </w:r>
        <w:r w:rsidRPr="007415E9">
          <w:rPr>
            <w:i/>
            <w:iCs/>
            <w:lang w:val="en-US"/>
          </w:rPr>
          <w:t xml:space="preserve"> Florida is an exception likely due to the north-south climate gradient, with a relative dearth of carceral facilities in the most hot-humid, but economically wealthy and densely populated southern tip.</w:t>
        </w:r>
      </w:ins>
    </w:p>
    <w:p w14:paraId="219CB61C" w14:textId="77777777" w:rsidR="000C0F1F" w:rsidRPr="007D096D" w:rsidRDefault="000C0F1F" w:rsidP="007D096D">
      <w:pPr>
        <w:jc w:val="both"/>
        <w:rPr>
          <w:rFonts w:ascii="Times New Roman" w:eastAsia="Times New Roman" w:hAnsi="Times New Roman" w:cs="Times New Roman"/>
          <w:i/>
          <w:iCs/>
          <w:lang w:val="en-US"/>
        </w:rPr>
      </w:pPr>
    </w:p>
    <w:p w14:paraId="00000031" w14:textId="619EE4B9"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7) In the discussion, I would discuss if the demographic characteristics of the incarcerated population in the United States have changed over the </w:t>
      </w:r>
      <w:proofErr w:type="spellStart"/>
      <w:r w:rsidRPr="00E03C33">
        <w:rPr>
          <w:b/>
          <w:color w:val="000000"/>
          <w:lang w:val="en-US"/>
        </w:rPr>
        <w:t>analysed</w:t>
      </w:r>
      <w:proofErr w:type="spellEnd"/>
      <w:r w:rsidRPr="00E03C33">
        <w:rPr>
          <w:b/>
          <w:color w:val="000000"/>
          <w:lang w:val="en-US"/>
        </w:rPr>
        <w:t xml:space="preserve"> period, </w:t>
      </w:r>
      <w:proofErr w:type="gramStart"/>
      <w:r w:rsidRPr="00E03C33">
        <w:rPr>
          <w:b/>
          <w:color w:val="000000"/>
          <w:lang w:val="en-US"/>
        </w:rPr>
        <w:t>e.g.</w:t>
      </w:r>
      <w:proofErr w:type="gramEnd"/>
      <w:r w:rsidRPr="00E03C33">
        <w:rPr>
          <w:b/>
          <w:color w:val="000000"/>
          <w:lang w:val="en-US"/>
        </w:rPr>
        <w:t xml:space="preserve">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0EA3F60" w:rsidR="00C17AED" w:rsidRPr="009E2B18" w:rsidRDefault="00000000">
      <w:pPr>
        <w:jc w:val="both"/>
        <w:rPr>
          <w:lang w:val="en-US"/>
        </w:rPr>
      </w:pPr>
      <w:r w:rsidRPr="009E2B18">
        <w:rPr>
          <w:color w:val="000000"/>
          <w:lang w:val="en-US"/>
        </w:rPr>
        <w:t xml:space="preserve">We </w:t>
      </w:r>
      <w:r w:rsidRPr="009E2B18">
        <w:rPr>
          <w:lang w:val="en-US"/>
        </w:rPr>
        <w:t>have</w:t>
      </w:r>
      <w:r w:rsidRPr="009E2B18">
        <w:rPr>
          <w:color w:val="000000"/>
          <w:lang w:val="en-US"/>
        </w:rPr>
        <w:t xml:space="preserve"> described demographic characteristics of incarcerated communities in the United States and provide context to how they have changed over time, and potentially other sources</w:t>
      </w:r>
      <w:r w:rsidRPr="009E2B18">
        <w:rPr>
          <w:lang w:val="en-US"/>
        </w:rPr>
        <w:t xml:space="preserve">, in the revised manuscript (P. </w:t>
      </w:r>
      <w:r w:rsidR="00BC34F0" w:rsidRPr="009E2B18">
        <w:rPr>
          <w:lang w:val="en-US"/>
        </w:rPr>
        <w:t>8</w:t>
      </w:r>
      <w:r w:rsidRPr="009E2B18">
        <w:rPr>
          <w:lang w:val="en-US"/>
        </w:rPr>
        <w:t xml:space="preserve">, Lines </w:t>
      </w:r>
      <w:r w:rsidR="00BC34F0" w:rsidRPr="009E2B18">
        <w:rPr>
          <w:lang w:val="en-US"/>
        </w:rPr>
        <w:t>174</w:t>
      </w:r>
      <w:r w:rsidRPr="009E2B18">
        <w:rPr>
          <w:lang w:val="en-US"/>
        </w:rPr>
        <w:t>-</w:t>
      </w:r>
      <w:r w:rsidR="00BC34F0" w:rsidRPr="009E2B18">
        <w:rPr>
          <w:lang w:val="en-US"/>
        </w:rPr>
        <w:t>186</w:t>
      </w:r>
      <w:r w:rsidRPr="009E2B18">
        <w:rPr>
          <w:lang w:val="en-US"/>
        </w:rPr>
        <w:t>):</w:t>
      </w:r>
    </w:p>
    <w:p w14:paraId="00000035" w14:textId="77777777" w:rsidR="00C17AED" w:rsidRPr="009E2B18" w:rsidRDefault="00C17AED">
      <w:pPr>
        <w:jc w:val="both"/>
        <w:rPr>
          <w:lang w:val="en-US"/>
        </w:rPr>
      </w:pPr>
    </w:p>
    <w:p w14:paraId="4C3184E0" w14:textId="77777777" w:rsidR="00BC34F0" w:rsidRDefault="00BC34F0">
      <w:pPr>
        <w:jc w:val="both"/>
        <w:rPr>
          <w:i/>
          <w:iCs/>
          <w:lang w:val="en-US"/>
        </w:rPr>
      </w:pPr>
      <w:del w:id="100" w:author="Parks, Robbie M" w:date="2023-10-02T23:11:00Z">
        <w:r w:rsidRPr="009E2B18">
          <w:rPr>
            <w:i/>
            <w:iCs/>
            <w:lang w:val="en-US"/>
          </w:rPr>
          <w:delText>From a climatic perspective, we find that 1998 and 2010 were</w:delText>
        </w:r>
      </w:del>
      <w:ins w:id="101" w:author="Parks, Robbie M" w:date="2023-10-02T23:11:00Z">
        <w:r w:rsidRPr="009E2B18">
          <w:rPr>
            <w:i/>
            <w:iCs/>
            <w:lang w:val="en-US"/>
          </w:rPr>
          <w:t>Though there have been recent declines,</w:t>
        </w:r>
      </w:ins>
      <w:r w:rsidRPr="009E2B18">
        <w:rPr>
          <w:i/>
          <w:iCs/>
          <w:lang w:val="en-US"/>
          <w:rPrChange w:id="102" w:author="Parks, Robbie M" w:date="2023-10-02T23:11:00Z">
            <w:rPr>
              <w:color w:val="000000" w:themeColor="text1"/>
              <w:lang w:val="en-US"/>
            </w:rPr>
          </w:rPrChange>
        </w:rPr>
        <w:t xml:space="preserve"> the </w:t>
      </w:r>
      <w:del w:id="103" w:author="Parks, Robbie M" w:date="2023-10-02T23:11:00Z">
        <w:r w:rsidRPr="009E2B18">
          <w:rPr>
            <w:i/>
            <w:iCs/>
            <w:lang w:val="en-US"/>
          </w:rPr>
          <w:delText xml:space="preserve">worst two years, respectively, for heat disparities between </w:delText>
        </w:r>
      </w:del>
      <w:r w:rsidRPr="009E2B18">
        <w:rPr>
          <w:i/>
          <w:iCs/>
          <w:lang w:val="en-US"/>
          <w:rPrChange w:id="104" w:author="Parks, Robbie M" w:date="2023-10-02T23:11:00Z">
            <w:rPr>
              <w:color w:val="000000" w:themeColor="text1"/>
              <w:lang w:val="en-US"/>
            </w:rPr>
          </w:rPrChange>
        </w:rPr>
        <w:t xml:space="preserve">incarcerated </w:t>
      </w:r>
      <w:del w:id="105" w:author="Parks, Robbie M" w:date="2023-10-02T23:11:00Z">
        <w:r w:rsidRPr="009E2B18">
          <w:rPr>
            <w:i/>
            <w:iCs/>
            <w:lang w:val="en-US"/>
          </w:rPr>
          <w:delText xml:space="preserve">and non-incarcerated populations in </w:delText>
        </w:r>
      </w:del>
      <w:ins w:id="106" w:author="Parks, Robbie M" w:date="2023-10-02T23:11:00Z">
        <w:r w:rsidRPr="009E2B18">
          <w:rPr>
            <w:i/>
            <w:iCs/>
            <w:lang w:val="en-US"/>
          </w:rPr>
          <w:t xml:space="preserve">population of </w:t>
        </w:r>
      </w:ins>
      <w:r w:rsidRPr="009E2B18">
        <w:rPr>
          <w:i/>
          <w:iCs/>
          <w:lang w:val="en-US"/>
          <w:rPrChange w:id="107" w:author="Parks, Robbie M" w:date="2023-10-02T23:11:00Z">
            <w:rPr>
              <w:color w:val="000000" w:themeColor="text1"/>
              <w:lang w:val="en-US"/>
            </w:rPr>
          </w:rPrChange>
        </w:rPr>
        <w:t>the United States</w:t>
      </w:r>
      <w:del w:id="108" w:author="Parks, Robbie M" w:date="2023-10-02T23:11:00Z">
        <w:r w:rsidRPr="009E2B18">
          <w:rPr>
            <w:i/>
            <w:iCs/>
            <w:lang w:val="en-US"/>
          </w:rPr>
          <w:delText>. These two years were</w:delText>
        </w:r>
      </w:del>
      <w:ins w:id="109" w:author="Parks, Robbie M" w:date="2023-10-02T23:11:00Z">
        <w:r w:rsidRPr="009E2B18">
          <w:rPr>
            <w:i/>
            <w:iCs/>
            <w:lang w:val="en-US"/>
          </w:rPr>
          <w:t xml:space="preserve"> has in increased by 500% over the past four decades</w:t>
        </w:r>
      </w:ins>
      <w:sdt>
        <w:sdtPr>
          <w:rPr>
            <w:i/>
            <w:iCs/>
            <w:lang w:val="en-US"/>
          </w:rPr>
          <w:tag w:val="goog_rdk_7"/>
          <w:id w:val="1262022957"/>
        </w:sdtPr>
        <w:sdtContent/>
      </w:sdt>
      <w:ins w:id="110" w:author="Parks, Robbie M" w:date="2023-10-02T23:11:00Z">
        <w:r w:rsidRPr="009E2B18">
          <w:rPr>
            <w:i/>
            <w:iCs/>
            <w:lang w:val="en-US"/>
          </w:rPr>
          <w:t>.</w:t>
        </w:r>
        <w:r w:rsidRPr="009E2B18">
          <w:rPr>
            <w:i/>
            <w:iCs/>
            <w:vertAlign w:val="superscript"/>
            <w:lang w:val="en-US"/>
          </w:rPr>
          <w:t>25</w:t>
        </w:r>
        <w:r w:rsidRPr="009E2B18">
          <w:rPr>
            <w:i/>
            <w:iCs/>
            <w:lang w:val="en-US"/>
          </w:rPr>
          <w:t xml:space="preserve"> People of color have consistently been overrepresented in carceral facilities and compose an estimated two-thirds of the total incarcerated population. The prison population is</w:t>
        </w:r>
      </w:ins>
      <w:r w:rsidRPr="009E2B18">
        <w:rPr>
          <w:i/>
          <w:iCs/>
          <w:lang w:val="en-US"/>
          <w:rPrChange w:id="111" w:author="Parks, Robbie M" w:date="2023-10-02T23:11:00Z">
            <w:rPr>
              <w:color w:val="000000" w:themeColor="text1"/>
              <w:lang w:val="en-US"/>
            </w:rPr>
          </w:rPrChange>
        </w:rPr>
        <w:t xml:space="preserve"> also </w:t>
      </w:r>
      <w:del w:id="112" w:author="Parks, Robbie M" w:date="2023-10-02T23:11:00Z">
        <w:r w:rsidRPr="009E2B18">
          <w:rPr>
            <w:i/>
            <w:iCs/>
            <w:lang w:val="en-US"/>
          </w:rPr>
          <w:delText>strong El Niño events.</w:delText>
        </w:r>
        <w:r w:rsidRPr="009E2B18">
          <w:rPr>
            <w:i/>
            <w:iCs/>
            <w:vertAlign w:val="superscript"/>
            <w:lang w:val="en-US"/>
          </w:rPr>
          <w:delText>14</w:delText>
        </w:r>
        <w:r w:rsidRPr="009E2B18">
          <w:rPr>
            <w:i/>
            <w:iCs/>
            <w:lang w:val="en-US"/>
          </w:rPr>
          <w:delText xml:space="preserve"> While El Niño affected other years during 1982 - 2020, our findings suggest that El Niño may be an important precursor</w:delText>
        </w:r>
      </w:del>
      <w:ins w:id="113" w:author="Parks, Robbie M" w:date="2023-10-02T23:11:00Z">
        <w:r w:rsidRPr="009E2B18">
          <w:rPr>
            <w:i/>
            <w:iCs/>
            <w:lang w:val="en-US"/>
          </w:rPr>
          <w:t xml:space="preserve">aging, with </w:t>
        </w:r>
      </w:ins>
      <w:sdt>
        <w:sdtPr>
          <w:rPr>
            <w:i/>
            <w:iCs/>
            <w:lang w:val="en-US"/>
          </w:rPr>
          <w:tag w:val="goog_rdk_8"/>
          <w:id w:val="455063910"/>
        </w:sdtPr>
        <w:sdtContent/>
      </w:sdt>
      <w:ins w:id="114" w:author="Parks, Robbie M" w:date="2023-10-02T23:11:00Z">
        <w:r w:rsidRPr="009E2B18">
          <w:rPr>
            <w:i/>
            <w:iCs/>
            <w:lang w:val="en-US"/>
          </w:rPr>
          <w:t>1 in 7 serving life in prison,</w:t>
        </w:r>
        <w:r w:rsidRPr="009E2B18">
          <w:rPr>
            <w:i/>
            <w:iCs/>
            <w:vertAlign w:val="superscript"/>
            <w:lang w:val="en-US"/>
          </w:rPr>
          <w:t>26</w:t>
        </w:r>
        <w:r w:rsidRPr="009E2B18">
          <w:rPr>
            <w:i/>
            <w:iCs/>
            <w:lang w:val="en-US"/>
          </w:rPr>
          <w:t xml:space="preserve"> potentially resulting in potentially greater heat vulnerability</w:t>
        </w:r>
      </w:ins>
      <w:r w:rsidRPr="009E2B18">
        <w:rPr>
          <w:i/>
          <w:iCs/>
          <w:lang w:val="en-US"/>
          <w:rPrChange w:id="115" w:author="Parks, Robbie M" w:date="2023-10-02T23:11:00Z">
            <w:rPr>
              <w:color w:val="000000" w:themeColor="text1"/>
              <w:lang w:val="en-US"/>
            </w:rPr>
          </w:rPrChange>
        </w:rPr>
        <w:t xml:space="preserve"> to </w:t>
      </w:r>
      <w:ins w:id="116" w:author="Parks, Robbie M" w:date="2023-10-02T23:11:00Z">
        <w:r w:rsidRPr="009E2B18">
          <w:rPr>
            <w:i/>
            <w:iCs/>
            <w:lang w:val="en-US"/>
          </w:rPr>
          <w:t>those incarcerated. Structural racism manifests in persistently higher proportions and rates of incarcerated people being people of color.</w:t>
        </w:r>
        <w:r w:rsidRPr="009E2B18">
          <w:rPr>
            <w:i/>
            <w:iCs/>
            <w:vertAlign w:val="superscript"/>
            <w:lang w:val="en-US"/>
          </w:rPr>
          <w:t>27</w:t>
        </w:r>
        <w:r w:rsidRPr="009E2B18">
          <w:rPr>
            <w:i/>
            <w:iCs/>
            <w:lang w:val="en-US"/>
          </w:rPr>
          <w:t xml:space="preserve"> Acknowledging and accounting for the role structural racism plays in incarceration communities of color is critical to understand both key vulnerabilities to heat as well as contextualizing solutions to exposure to heat.</w:t>
        </w:r>
      </w:ins>
    </w:p>
    <w:p w14:paraId="00000037" w14:textId="529F8155"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lastRenderedPageBreak/>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0000003B" w14:textId="5669E449" w:rsidR="00C17AED" w:rsidRPr="00E03C33" w:rsidRDefault="00A145A5">
      <w:pPr>
        <w:rPr>
          <w:b/>
          <w:color w:val="000000"/>
          <w:lang w:val="en-US"/>
        </w:rPr>
      </w:pPr>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1F9CFB8B"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 xml:space="preserve">We thank the Reviewer for the thoughtful and constructive suggestions below. We agree that there is </w:t>
      </w:r>
      <w:r w:rsidR="00077799">
        <w:rPr>
          <w:color w:val="000000"/>
          <w:lang w:val="en-US"/>
        </w:rPr>
        <w:t xml:space="preserve">much </w:t>
      </w:r>
      <w:r w:rsidRPr="00E03C33">
        <w:rPr>
          <w:color w:val="000000"/>
          <w:lang w:val="en-US"/>
        </w:rPr>
        <w:t>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w:t>
      </w:r>
      <w:proofErr w:type="gramStart"/>
      <w:r w:rsidRPr="00E03C33">
        <w:rPr>
          <w:b/>
          <w:color w:val="000000"/>
          <w:lang w:val="en-US"/>
        </w:rPr>
        <w:t>So</w:t>
      </w:r>
      <w:proofErr w:type="gramEnd"/>
      <w:r w:rsidRPr="00E03C33">
        <w:rPr>
          <w:b/>
          <w:color w:val="000000"/>
          <w:lang w:val="en-US"/>
        </w:rPr>
        <w:t xml:space="preserve"> I look forward to the </w:t>
      </w:r>
      <w:proofErr w:type="spellStart"/>
      <w:r w:rsidRPr="00E03C33">
        <w:rPr>
          <w:b/>
          <w:color w:val="000000"/>
          <w:lang w:val="en-US"/>
        </w:rPr>
        <w:t>vulnerabilty</w:t>
      </w:r>
      <w:proofErr w:type="spellEnd"/>
      <w:r w:rsidRPr="00E03C33">
        <w:rPr>
          <w:b/>
          <w:color w:val="000000"/>
          <w:lang w:val="en-US"/>
        </w:rPr>
        <w:t xml:space="preserve">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7C303B5E"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r w:rsidR="008E3F3E">
        <w:rPr>
          <w:color w:val="000000"/>
          <w:lang w:val="en-US"/>
        </w:rPr>
        <w:t xml:space="preserve"> with detailed spatio-temporal information</w:t>
      </w:r>
      <w:r w:rsidR="001727AF">
        <w:rPr>
          <w:color w:val="000000"/>
          <w:lang w:val="en-US"/>
        </w:rPr>
        <w:t xml:space="preserve"> and insights</w:t>
      </w:r>
      <w:r w:rsidRPr="00E03C33">
        <w:rPr>
          <w:color w:val="000000"/>
          <w:lang w:val="en-US"/>
        </w:rPr>
        <w:t>.</w:t>
      </w:r>
    </w:p>
    <w:p w14:paraId="00000045" w14:textId="77777777" w:rsidR="00C17AED" w:rsidRPr="00E03C33" w:rsidRDefault="00C17AED">
      <w:pPr>
        <w:rPr>
          <w:rFonts w:ascii="Times New Roman" w:eastAsia="Times New Roman" w:hAnsi="Times New Roman" w:cs="Times New Roman"/>
          <w:lang w:val="en-US"/>
        </w:rPr>
      </w:pPr>
    </w:p>
    <w:p w14:paraId="00000046" w14:textId="10C70632"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heat </w:t>
      </w:r>
      <w:r w:rsidR="00EC0B0E">
        <w:rPr>
          <w:color w:val="000000"/>
          <w:lang w:val="en-US"/>
        </w:rPr>
        <w:t>exposure</w:t>
      </w:r>
      <w:r w:rsidRPr="00E03C33">
        <w:rPr>
          <w:color w:val="000000"/>
          <w:lang w:val="en-US"/>
        </w:rPr>
        <w:t xml:space="preserve">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roofErr w:type="gramStart"/>
      <w:r w:rsidRPr="00E03C33">
        <w:rPr>
          <w:color w:val="000000"/>
          <w:lang w:val="en-US"/>
        </w:rPr>
        <w:t>);</w:t>
      </w:r>
      <w:proofErr w:type="gramEnd"/>
    </w:p>
    <w:p w14:paraId="0000004B" w14:textId="77777777" w:rsidR="00C17AED" w:rsidRPr="00E03C33" w:rsidRDefault="00000000">
      <w:pPr>
        <w:numPr>
          <w:ilvl w:val="0"/>
          <w:numId w:val="2"/>
        </w:numPr>
        <w:jc w:val="both"/>
        <w:rPr>
          <w:color w:val="000000"/>
          <w:lang w:val="en-US"/>
        </w:rPr>
      </w:pPr>
      <w:r w:rsidRPr="00E03C33">
        <w:rPr>
          <w:color w:val="000000"/>
          <w:lang w:val="en-US"/>
        </w:rPr>
        <w:t xml:space="preserve">There was a consistent disparity during 1982 - 2020, with carceral facilities exposed to an average of 5.5 more dangerous humid heat days than the rest of the US </w:t>
      </w:r>
      <w:proofErr w:type="gramStart"/>
      <w:r w:rsidRPr="00E03C33">
        <w:rPr>
          <w:color w:val="000000"/>
          <w:lang w:val="en-US"/>
        </w:rPr>
        <w:t>annually;</w:t>
      </w:r>
      <w:proofErr w:type="gramEnd"/>
    </w:p>
    <w:p w14:paraId="0000004C" w14:textId="77777777" w:rsidR="00C17AED" w:rsidRPr="00E03C33" w:rsidRDefault="00000000">
      <w:pPr>
        <w:numPr>
          <w:ilvl w:val="0"/>
          <w:numId w:val="2"/>
        </w:numPr>
        <w:jc w:val="both"/>
        <w:rPr>
          <w:color w:val="000000"/>
          <w:lang w:val="en-US"/>
        </w:rPr>
      </w:pPr>
      <w:r w:rsidRPr="00E03C33">
        <w:rPr>
          <w:color w:val="000000"/>
          <w:lang w:val="en-US"/>
        </w:rPr>
        <w:lastRenderedPageBreak/>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7E1C10FE" w:rsidR="00C17AED" w:rsidRDefault="00D50448">
      <w:pPr>
        <w:jc w:val="both"/>
        <w:rPr>
          <w:lang w:val="en-US"/>
        </w:rPr>
      </w:pPr>
      <w:r>
        <w:rPr>
          <w:color w:val="000000"/>
          <w:lang w:val="en-US"/>
        </w:rPr>
        <w:t>Each of</w:t>
      </w:r>
      <w:r w:rsidRPr="00E03C33">
        <w:rPr>
          <w:color w:val="000000"/>
          <w:lang w:val="en-US"/>
        </w:rPr>
        <w:t xml:space="preserve"> these details </w:t>
      </w:r>
      <w:r w:rsidR="00AA2D18">
        <w:rPr>
          <w:color w:val="000000"/>
          <w:lang w:val="en-US"/>
        </w:rPr>
        <w:t>were</w:t>
      </w:r>
      <w:r w:rsidRPr="00E03C33">
        <w:rPr>
          <w:color w:val="000000"/>
          <w:lang w:val="en-US"/>
        </w:rPr>
        <w:t xml:space="preserve"> previously </w:t>
      </w:r>
      <w:r w:rsidR="009E4285" w:rsidRPr="00E03C33">
        <w:rPr>
          <w:color w:val="000000"/>
          <w:lang w:val="en-US"/>
        </w:rPr>
        <w:t>unquantified,</w:t>
      </w:r>
      <w:r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further contextualize the findings of our Brief Communication </w:t>
      </w:r>
      <w:r w:rsidR="00952DBE">
        <w:rPr>
          <w:color w:val="000000"/>
          <w:lang w:val="en-US"/>
        </w:rPr>
        <w:t>with</w:t>
      </w:r>
      <w:r w:rsidRPr="00E03C33">
        <w:rPr>
          <w:color w:val="000000"/>
          <w:lang w:val="en-US"/>
        </w:rPr>
        <w:t xml:space="preserve"> the findings of the PLOS One </w:t>
      </w:r>
      <w:r w:rsidRPr="00FD152B">
        <w:rPr>
          <w:color w:val="000000"/>
          <w:lang w:val="en-US"/>
        </w:rPr>
        <w:t>manuscript and expound future research directions</w:t>
      </w:r>
      <w:r w:rsidR="002D48BD" w:rsidRPr="00FD152B">
        <w:rPr>
          <w:color w:val="000000"/>
          <w:lang w:val="en-US"/>
        </w:rPr>
        <w:t xml:space="preserve"> in the revised manuscript</w:t>
      </w:r>
      <w:r w:rsidR="00DA0805" w:rsidRPr="00FD152B">
        <w:rPr>
          <w:color w:val="000000"/>
          <w:lang w:val="en-US"/>
        </w:rPr>
        <w:t xml:space="preserve"> </w:t>
      </w:r>
      <w:r w:rsidR="00DA0805" w:rsidRPr="00FD152B">
        <w:rPr>
          <w:lang w:val="en-US"/>
        </w:rPr>
        <w:t>(P</w:t>
      </w:r>
      <w:r w:rsidR="002E4A54" w:rsidRPr="00FD152B">
        <w:rPr>
          <w:lang w:val="en-US"/>
        </w:rPr>
        <w:t>P</w:t>
      </w:r>
      <w:r w:rsidR="00DA0805" w:rsidRPr="00FD152B">
        <w:rPr>
          <w:lang w:val="en-US"/>
        </w:rPr>
        <w:t xml:space="preserve">. </w:t>
      </w:r>
      <w:r w:rsidR="002E4A54" w:rsidRPr="00FD152B">
        <w:rPr>
          <w:lang w:val="en-US"/>
        </w:rPr>
        <w:t>7-9</w:t>
      </w:r>
      <w:r w:rsidR="00DA0805" w:rsidRPr="00FD152B">
        <w:rPr>
          <w:lang w:val="en-US"/>
        </w:rPr>
        <w:t xml:space="preserve">, Lines </w:t>
      </w:r>
      <w:r w:rsidR="002E4A54" w:rsidRPr="00FD152B">
        <w:rPr>
          <w:lang w:val="en-US"/>
        </w:rPr>
        <w:t>163</w:t>
      </w:r>
      <w:r w:rsidR="00DA0805" w:rsidRPr="00FD152B">
        <w:rPr>
          <w:lang w:val="en-US"/>
        </w:rPr>
        <w:t>-</w:t>
      </w:r>
      <w:r w:rsidR="002E4A54" w:rsidRPr="00FD152B">
        <w:rPr>
          <w:lang w:val="en-US"/>
        </w:rPr>
        <w:t>197</w:t>
      </w:r>
      <w:r w:rsidR="00DA0805" w:rsidRPr="00FD152B">
        <w:rPr>
          <w:lang w:val="en-US"/>
        </w:rPr>
        <w:t>):</w:t>
      </w:r>
    </w:p>
    <w:p w14:paraId="0E66375E" w14:textId="77777777" w:rsidR="00BE2C24" w:rsidRDefault="00BE2C24">
      <w:pPr>
        <w:jc w:val="both"/>
        <w:rPr>
          <w:lang w:val="en-US"/>
        </w:rPr>
      </w:pPr>
    </w:p>
    <w:p w14:paraId="61AEA8DD" w14:textId="77777777" w:rsidR="00BE2C24" w:rsidRPr="00BE2C24" w:rsidRDefault="00BE2C24" w:rsidP="00BE2C24">
      <w:pPr>
        <w:jc w:val="both"/>
        <w:rPr>
          <w:i/>
          <w:iCs/>
          <w:vertAlign w:val="superscript"/>
          <w:lang w:val="en-US"/>
          <w:rPrChange w:id="117" w:author="Parks, Robbie M" w:date="2023-10-02T23:11:00Z">
            <w:rPr>
              <w:color w:val="000000" w:themeColor="text1"/>
              <w:lang w:val="en"/>
            </w:rPr>
          </w:rPrChange>
        </w:rPr>
      </w:pPr>
      <w:r w:rsidRPr="00BE2C24">
        <w:rPr>
          <w:i/>
          <w:iCs/>
          <w:lang w:val="en-US"/>
          <w:rPrChange w:id="118" w:author="Parks, Robbie M" w:date="2023-10-02T23:11:00Z">
            <w:rPr>
              <w:color w:val="000000" w:themeColor="text1"/>
              <w:lang w:val="en"/>
            </w:rPr>
          </w:rPrChange>
        </w:rPr>
        <w:t xml:space="preserve">Incarcerated people have few options to reduce the impact of </w:t>
      </w:r>
      <w:ins w:id="119" w:author="Parks, Robbie M" w:date="2023-10-02T23:11:00Z">
        <w:r w:rsidRPr="00BE2C24">
          <w:rPr>
            <w:i/>
            <w:iCs/>
            <w:lang w:val="en-US"/>
          </w:rPr>
          <w:t xml:space="preserve">hazardous </w:t>
        </w:r>
      </w:ins>
      <w:r w:rsidRPr="00BE2C24">
        <w:rPr>
          <w:i/>
          <w:iCs/>
          <w:lang w:val="en-US"/>
          <w:rPrChange w:id="120" w:author="Parks, Robbie M" w:date="2023-10-02T23:11:00Z">
            <w:rPr>
              <w:color w:val="000000" w:themeColor="text1"/>
              <w:lang w:val="en"/>
            </w:rPr>
          </w:rPrChange>
        </w:rPr>
        <w:t xml:space="preserve">heat </w:t>
      </w:r>
      <w:del w:id="121" w:author="Parks, Robbie M" w:date="2023-10-02T23:11:00Z">
        <w:r w:rsidRPr="00BE2C24">
          <w:rPr>
            <w:i/>
            <w:iCs/>
            <w:lang w:val="en"/>
          </w:rPr>
          <w:delText>waves</w:delText>
        </w:r>
        <w:r w:rsidRPr="00BE2C24">
          <w:rPr>
            <w:i/>
            <w:iCs/>
            <w:vertAlign w:val="superscript"/>
            <w:lang w:val="en"/>
          </w:rPr>
          <w:delText>3</w:delText>
        </w:r>
      </w:del>
      <w:ins w:id="122" w:author="Parks, Robbie M" w:date="2023-10-02T23:11:00Z">
        <w:r w:rsidRPr="00BE2C24">
          <w:rPr>
            <w:i/>
            <w:iCs/>
            <w:vertAlign w:val="superscript"/>
            <w:lang w:val="en-US"/>
          </w:rPr>
          <w:t>3</w:t>
        </w:r>
      </w:ins>
      <w:r w:rsidRPr="00BE2C24">
        <w:rPr>
          <w:i/>
          <w:iCs/>
          <w:vertAlign w:val="superscript"/>
          <w:lang w:val="en-US"/>
          <w:rPrChange w:id="123" w:author="Parks, Robbie M" w:date="2023-10-02T23:11:00Z">
            <w:rPr>
              <w:color w:val="000000" w:themeColor="text1"/>
              <w:vertAlign w:val="superscript"/>
              <w:lang w:val="en"/>
            </w:rPr>
          </w:rPrChange>
        </w:rPr>
        <w:t>, 9, 10</w:t>
      </w:r>
      <w:r w:rsidRPr="00BE2C24">
        <w:rPr>
          <w:i/>
          <w:iCs/>
          <w:lang w:val="en-US"/>
          <w:rPrChange w:id="124" w:author="Parks, Robbie M" w:date="2023-10-02T23:11:00Z">
            <w:rPr>
              <w:color w:val="000000" w:themeColor="text1"/>
              <w:lang w:val="en"/>
            </w:rPr>
          </w:rPrChange>
        </w:rPr>
        <w:t xml:space="preserve"> and these marginalized communities are often disproportionately susceptible to the effect of </w:t>
      </w:r>
      <w:del w:id="125" w:author="Parks, Robbie M" w:date="2023-10-02T23:11:00Z">
        <w:r w:rsidRPr="00BE2C24">
          <w:rPr>
            <w:i/>
            <w:iCs/>
            <w:lang w:val="en"/>
          </w:rPr>
          <w:delText xml:space="preserve">dangerous humid </w:delText>
        </w:r>
      </w:del>
      <w:r w:rsidRPr="00BE2C24">
        <w:rPr>
          <w:i/>
          <w:iCs/>
          <w:lang w:val="en-US"/>
          <w:rPrChange w:id="126" w:author="Parks, Robbie M" w:date="2023-10-02T23:11:00Z">
            <w:rPr>
              <w:color w:val="000000" w:themeColor="text1"/>
              <w:lang w:val="en"/>
            </w:rPr>
          </w:rPrChange>
        </w:rPr>
        <w:t xml:space="preserve">heat </w:t>
      </w:r>
      <w:ins w:id="127" w:author="Parks, Robbie M" w:date="2023-10-02T23:11:00Z">
        <w:r w:rsidRPr="00BE2C24">
          <w:rPr>
            <w:i/>
            <w:iCs/>
            <w:lang w:val="en-US"/>
          </w:rPr>
          <w:t xml:space="preserve">exposure </w:t>
        </w:r>
      </w:ins>
      <w:r w:rsidRPr="00BE2C24">
        <w:rPr>
          <w:i/>
          <w:iCs/>
          <w:lang w:val="en-US"/>
          <w:rPrChange w:id="128" w:author="Parks, Robbie M" w:date="2023-10-02T23:11:00Z">
            <w:rPr>
              <w:color w:val="000000" w:themeColor="text1"/>
              <w:lang w:val="en"/>
            </w:rPr>
          </w:rPrChange>
        </w:rPr>
        <w:t xml:space="preserve">given preexisting health conditions. </w:t>
      </w:r>
      <w:del w:id="129" w:author="Parks, Robbie M" w:date="2023-10-02T23:11:00Z">
        <w:r w:rsidRPr="00BE2C24">
          <w:rPr>
            <w:i/>
            <w:iCs/>
            <w:lang w:val="en"/>
          </w:rPr>
          <w:delText>In fact,</w:delText>
        </w:r>
      </w:del>
      <w:ins w:id="130" w:author="Parks, Robbie M" w:date="2023-10-02T23:11:00Z">
        <w:r w:rsidRPr="00BE2C24">
          <w:rPr>
            <w:i/>
            <w:iCs/>
            <w:lang w:val="en-US"/>
          </w:rPr>
          <w:t>An estimated</w:t>
        </w:r>
      </w:ins>
      <w:r w:rsidRPr="00BE2C24">
        <w:rPr>
          <w:i/>
          <w:iCs/>
          <w:lang w:val="en-US"/>
          <w:rPrChange w:id="131" w:author="Parks, Robbie M" w:date="2023-10-02T23:11:00Z">
            <w:rPr>
              <w:color w:val="000000" w:themeColor="text1"/>
              <w:lang w:val="en"/>
            </w:rPr>
          </w:rPrChange>
        </w:rPr>
        <w:t xml:space="preserve"> 43% of the state prison population has a previous mental health </w:t>
      </w:r>
      <w:del w:id="132" w:author="Parks, Robbie M" w:date="2023-10-02T23:11:00Z">
        <w:r w:rsidRPr="00BE2C24">
          <w:rPr>
            <w:i/>
            <w:iCs/>
            <w:lang w:val="en"/>
          </w:rPr>
          <w:delText>diagnosis</w:delText>
        </w:r>
        <w:r w:rsidRPr="00BE2C24">
          <w:rPr>
            <w:i/>
            <w:iCs/>
            <w:vertAlign w:val="superscript"/>
            <w:lang w:val="en"/>
          </w:rPr>
          <w:delText>18</w:delText>
        </w:r>
      </w:del>
      <w:ins w:id="133" w:author="Parks, Robbie M" w:date="2023-10-02T23:11:00Z">
        <w:r w:rsidRPr="00BE2C24">
          <w:rPr>
            <w:i/>
            <w:iCs/>
            <w:lang w:val="en-US"/>
          </w:rPr>
          <w:t>diagnosis</w:t>
        </w:r>
        <w:r w:rsidRPr="00BE2C24">
          <w:rPr>
            <w:i/>
            <w:iCs/>
            <w:vertAlign w:val="superscript"/>
            <w:lang w:val="en-US"/>
          </w:rPr>
          <w:t>22</w:t>
        </w:r>
      </w:ins>
      <w:r w:rsidRPr="00BE2C24">
        <w:rPr>
          <w:i/>
          <w:iCs/>
          <w:lang w:val="en-US"/>
          <w:rPrChange w:id="134" w:author="Parks, Robbie M" w:date="2023-10-02T23:11:00Z">
            <w:rPr>
              <w:color w:val="000000" w:themeColor="text1"/>
              <w:lang w:val="en"/>
            </w:rPr>
          </w:rPrChange>
        </w:rPr>
        <w:t xml:space="preserve"> and people on psychotropic medications are at increased risk for heat illness.</w:t>
      </w:r>
      <w:sdt>
        <w:sdtPr>
          <w:rPr>
            <w:i/>
            <w:iCs/>
            <w:lang w:val="en-US"/>
          </w:rPr>
          <w:tag w:val="goog_rdk_6"/>
          <w:id w:val="947667789"/>
        </w:sdtPr>
        <w:sdtContent/>
      </w:sdt>
      <w:r w:rsidRPr="00BE2C24">
        <w:rPr>
          <w:i/>
          <w:iCs/>
          <w:vertAlign w:val="superscript"/>
          <w:lang w:val="en-US"/>
          <w:rPrChange w:id="135" w:author="Parks, Robbie M" w:date="2023-10-02T23:11:00Z">
            <w:rPr>
              <w:color w:val="000000" w:themeColor="text1"/>
              <w:vertAlign w:val="superscript"/>
              <w:lang w:val="en"/>
            </w:rPr>
          </w:rPrChange>
        </w:rPr>
        <w:t>10</w:t>
      </w:r>
      <w:ins w:id="136" w:author="Parks, Robbie M" w:date="2023-10-02T23:11:00Z">
        <w:r w:rsidRPr="00BE2C24">
          <w:rPr>
            <w:i/>
            <w:iCs/>
            <w:vertAlign w:val="superscript"/>
            <w:lang w:val="en-US"/>
          </w:rPr>
          <w:t>,23</w:t>
        </w:r>
      </w:ins>
      <w:r w:rsidRPr="00BE2C24">
        <w:rPr>
          <w:i/>
          <w:iCs/>
          <w:lang w:val="en-US"/>
          <w:rPrChange w:id="137" w:author="Parks, Robbie M" w:date="2023-10-02T23:11:00Z">
            <w:rPr>
              <w:color w:val="000000" w:themeColor="text1"/>
              <w:lang w:val="en"/>
            </w:rPr>
          </w:rPrChange>
        </w:rPr>
        <w:t xml:space="preserve"> Exposure to </w:t>
      </w:r>
      <w:del w:id="138" w:author="Parks, Robbie M" w:date="2023-10-02T23:11:00Z">
        <w:r w:rsidRPr="00BE2C24">
          <w:rPr>
            <w:i/>
            <w:iCs/>
            <w:lang w:val="en"/>
          </w:rPr>
          <w:delText>dangerous humid</w:delText>
        </w:r>
      </w:del>
      <w:ins w:id="139" w:author="Parks, Robbie M" w:date="2023-10-02T23:11:00Z">
        <w:r w:rsidRPr="00BE2C24">
          <w:rPr>
            <w:i/>
            <w:iCs/>
            <w:lang w:val="en-US"/>
          </w:rPr>
          <w:t>elevated</w:t>
        </w:r>
      </w:ins>
      <w:r w:rsidRPr="00BE2C24">
        <w:rPr>
          <w:i/>
          <w:iCs/>
          <w:lang w:val="en-US"/>
          <w:rPrChange w:id="140" w:author="Parks, Robbie M" w:date="2023-10-02T23:11:00Z">
            <w:rPr>
              <w:color w:val="000000" w:themeColor="text1"/>
              <w:lang w:val="en"/>
            </w:rPr>
          </w:rPrChange>
        </w:rPr>
        <w:t xml:space="preserve"> heat can also cause both acute health effects, such as heat stroke or mortality, and long-term damage. For example, chronic dehydration strains kidney function and those with chronic heat exposure have been shown to have higher rates of kidney disease.</w:t>
      </w:r>
      <w:r w:rsidRPr="00BE2C24">
        <w:rPr>
          <w:i/>
          <w:iCs/>
          <w:vertAlign w:val="superscript"/>
          <w:lang w:val="en-US"/>
          <w:rPrChange w:id="141" w:author="Parks, Robbie M" w:date="2023-10-02T23:11:00Z">
            <w:rPr>
              <w:color w:val="000000" w:themeColor="text1"/>
              <w:vertAlign w:val="superscript"/>
              <w:lang w:val="en"/>
            </w:rPr>
          </w:rPrChange>
        </w:rPr>
        <w:t>13</w:t>
      </w:r>
      <w:ins w:id="142" w:author="Parks, Robbie M" w:date="2023-10-02T23:11:00Z">
        <w:r w:rsidRPr="00BE2C24">
          <w:rPr>
            <w:i/>
            <w:iCs/>
            <w:lang w:val="en-US"/>
          </w:rPr>
          <w:t xml:space="preserve"> Such vulnerabilities are especially relevant given restrictive prison policies with respect to drinking water and other potential heat-adaptation tools.</w:t>
        </w:r>
        <w:r w:rsidRPr="00BE2C24">
          <w:rPr>
            <w:i/>
            <w:iCs/>
            <w:vertAlign w:val="superscript"/>
            <w:lang w:val="en-US"/>
          </w:rPr>
          <w:t xml:space="preserve">24 </w:t>
        </w:r>
      </w:ins>
    </w:p>
    <w:p w14:paraId="04911123" w14:textId="77777777" w:rsidR="00BE2C24" w:rsidRPr="00BE2C24" w:rsidRDefault="00BE2C24" w:rsidP="00BE2C24">
      <w:pPr>
        <w:jc w:val="both"/>
        <w:rPr>
          <w:i/>
          <w:iCs/>
          <w:lang w:val="en-US"/>
          <w:rPrChange w:id="143" w:author="Parks, Robbie M" w:date="2023-10-02T23:11:00Z">
            <w:rPr>
              <w:color w:val="000000" w:themeColor="text1"/>
              <w:lang w:val="en-US"/>
            </w:rPr>
          </w:rPrChange>
        </w:rPr>
      </w:pPr>
    </w:p>
    <w:p w14:paraId="4C4B1FF0" w14:textId="77777777" w:rsidR="00BE2C24" w:rsidRPr="00BE2C24" w:rsidRDefault="00BE2C24" w:rsidP="00BE2C24">
      <w:pPr>
        <w:jc w:val="both"/>
        <w:rPr>
          <w:i/>
          <w:iCs/>
          <w:lang w:val="en-US"/>
          <w:rPrChange w:id="144" w:author="Parks, Robbie M" w:date="2023-10-02T23:11:00Z">
            <w:rPr>
              <w:color w:val="000000" w:themeColor="text1"/>
              <w:lang w:val="en-US"/>
            </w:rPr>
          </w:rPrChange>
        </w:rPr>
      </w:pPr>
      <w:del w:id="145" w:author="Parks, Robbie M" w:date="2023-10-02T23:11:00Z">
        <w:r w:rsidRPr="00BE2C24">
          <w:rPr>
            <w:i/>
            <w:iCs/>
            <w:lang w:val="en-US"/>
          </w:rPr>
          <w:delText>From a climatic perspective, we find that 1998 and 2010 were</w:delText>
        </w:r>
      </w:del>
      <w:ins w:id="146" w:author="Parks, Robbie M" w:date="2023-10-02T23:11:00Z">
        <w:r w:rsidRPr="00BE2C24">
          <w:rPr>
            <w:i/>
            <w:iCs/>
            <w:lang w:val="en-US"/>
          </w:rPr>
          <w:t>Though there have been recent declines,</w:t>
        </w:r>
      </w:ins>
      <w:r w:rsidRPr="00BE2C24">
        <w:rPr>
          <w:i/>
          <w:iCs/>
          <w:lang w:val="en-US"/>
          <w:rPrChange w:id="147" w:author="Parks, Robbie M" w:date="2023-10-02T23:11:00Z">
            <w:rPr>
              <w:color w:val="000000" w:themeColor="text1"/>
              <w:lang w:val="en-US"/>
            </w:rPr>
          </w:rPrChange>
        </w:rPr>
        <w:t xml:space="preserve"> the </w:t>
      </w:r>
      <w:del w:id="148" w:author="Parks, Robbie M" w:date="2023-10-02T23:11:00Z">
        <w:r w:rsidRPr="00BE2C24">
          <w:rPr>
            <w:i/>
            <w:iCs/>
            <w:lang w:val="en-US"/>
          </w:rPr>
          <w:delText xml:space="preserve">worst two years, respectively, for heat disparities between </w:delText>
        </w:r>
      </w:del>
      <w:r w:rsidRPr="00BE2C24">
        <w:rPr>
          <w:i/>
          <w:iCs/>
          <w:lang w:val="en-US"/>
          <w:rPrChange w:id="149" w:author="Parks, Robbie M" w:date="2023-10-02T23:11:00Z">
            <w:rPr>
              <w:color w:val="000000" w:themeColor="text1"/>
              <w:lang w:val="en-US"/>
            </w:rPr>
          </w:rPrChange>
        </w:rPr>
        <w:t xml:space="preserve">incarcerated </w:t>
      </w:r>
      <w:del w:id="150" w:author="Parks, Robbie M" w:date="2023-10-02T23:11:00Z">
        <w:r w:rsidRPr="00BE2C24">
          <w:rPr>
            <w:i/>
            <w:iCs/>
            <w:lang w:val="en-US"/>
          </w:rPr>
          <w:delText xml:space="preserve">and non-incarcerated populations in </w:delText>
        </w:r>
      </w:del>
      <w:ins w:id="151" w:author="Parks, Robbie M" w:date="2023-10-02T23:11:00Z">
        <w:r w:rsidRPr="00BE2C24">
          <w:rPr>
            <w:i/>
            <w:iCs/>
            <w:lang w:val="en-US"/>
          </w:rPr>
          <w:t xml:space="preserve">population of </w:t>
        </w:r>
      </w:ins>
      <w:r w:rsidRPr="00BE2C24">
        <w:rPr>
          <w:i/>
          <w:iCs/>
          <w:lang w:val="en-US"/>
          <w:rPrChange w:id="152" w:author="Parks, Robbie M" w:date="2023-10-02T23:11:00Z">
            <w:rPr>
              <w:color w:val="000000" w:themeColor="text1"/>
              <w:lang w:val="en-US"/>
            </w:rPr>
          </w:rPrChange>
        </w:rPr>
        <w:t>the United States</w:t>
      </w:r>
      <w:del w:id="153" w:author="Parks, Robbie M" w:date="2023-10-02T23:11:00Z">
        <w:r w:rsidRPr="00BE2C24">
          <w:rPr>
            <w:i/>
            <w:iCs/>
            <w:lang w:val="en-US"/>
          </w:rPr>
          <w:delText>. These two years were</w:delText>
        </w:r>
      </w:del>
      <w:ins w:id="154" w:author="Parks, Robbie M" w:date="2023-10-02T23:11:00Z">
        <w:r w:rsidRPr="00BE2C24">
          <w:rPr>
            <w:i/>
            <w:iCs/>
            <w:lang w:val="en-US"/>
          </w:rPr>
          <w:t xml:space="preserve"> has in increased by 500% over the past four decades</w:t>
        </w:r>
      </w:ins>
      <w:sdt>
        <w:sdtPr>
          <w:rPr>
            <w:i/>
            <w:iCs/>
            <w:lang w:val="en-US"/>
          </w:rPr>
          <w:tag w:val="goog_rdk_7"/>
          <w:id w:val="-532575573"/>
        </w:sdtPr>
        <w:sdtContent/>
      </w:sdt>
      <w:ins w:id="155" w:author="Parks, Robbie M" w:date="2023-10-02T23:11:00Z">
        <w:r w:rsidRPr="00BE2C24">
          <w:rPr>
            <w:i/>
            <w:iCs/>
            <w:lang w:val="en-US"/>
          </w:rPr>
          <w:t>.</w:t>
        </w:r>
        <w:r w:rsidRPr="00BE2C24">
          <w:rPr>
            <w:i/>
            <w:iCs/>
            <w:vertAlign w:val="superscript"/>
            <w:lang w:val="en-US"/>
          </w:rPr>
          <w:t>25</w:t>
        </w:r>
        <w:r w:rsidRPr="00BE2C24">
          <w:rPr>
            <w:i/>
            <w:iCs/>
            <w:lang w:val="en-US"/>
          </w:rPr>
          <w:t xml:space="preserve"> People of color have consistently been overrepresented in carceral facilities and compose an estimated two-thirds of the total incarcerated population. The prison population is</w:t>
        </w:r>
      </w:ins>
      <w:r w:rsidRPr="00BE2C24">
        <w:rPr>
          <w:i/>
          <w:iCs/>
          <w:lang w:val="en-US"/>
          <w:rPrChange w:id="156" w:author="Parks, Robbie M" w:date="2023-10-02T23:11:00Z">
            <w:rPr>
              <w:color w:val="000000" w:themeColor="text1"/>
              <w:lang w:val="en-US"/>
            </w:rPr>
          </w:rPrChange>
        </w:rPr>
        <w:t xml:space="preserve"> also </w:t>
      </w:r>
      <w:del w:id="157" w:author="Parks, Robbie M" w:date="2023-10-02T23:11:00Z">
        <w:r w:rsidRPr="00BE2C24">
          <w:rPr>
            <w:i/>
            <w:iCs/>
            <w:lang w:val="en-US"/>
          </w:rPr>
          <w:delText>strong El Niño events.</w:delText>
        </w:r>
        <w:r w:rsidRPr="00BE2C24">
          <w:rPr>
            <w:i/>
            <w:iCs/>
            <w:vertAlign w:val="superscript"/>
            <w:lang w:val="en-US"/>
          </w:rPr>
          <w:delText>14</w:delText>
        </w:r>
        <w:r w:rsidRPr="00BE2C24">
          <w:rPr>
            <w:i/>
            <w:iCs/>
            <w:lang w:val="en-US"/>
          </w:rPr>
          <w:delText xml:space="preserve"> While El Niño affected other years during 1982 - 2020, our findings suggest that El Niño may be an important precursor</w:delText>
        </w:r>
      </w:del>
      <w:ins w:id="158" w:author="Parks, Robbie M" w:date="2023-10-02T23:11:00Z">
        <w:r w:rsidRPr="00BE2C24">
          <w:rPr>
            <w:i/>
            <w:iCs/>
            <w:lang w:val="en-US"/>
          </w:rPr>
          <w:t xml:space="preserve">aging, with </w:t>
        </w:r>
      </w:ins>
      <w:sdt>
        <w:sdtPr>
          <w:rPr>
            <w:i/>
            <w:iCs/>
            <w:lang w:val="en-US"/>
          </w:rPr>
          <w:tag w:val="goog_rdk_8"/>
          <w:id w:val="642165706"/>
        </w:sdtPr>
        <w:sdtContent/>
      </w:sdt>
      <w:ins w:id="159" w:author="Parks, Robbie M" w:date="2023-10-02T23:11:00Z">
        <w:r w:rsidRPr="00BE2C24">
          <w:rPr>
            <w:i/>
            <w:iCs/>
            <w:lang w:val="en-US"/>
          </w:rPr>
          <w:t>1 in 7 serving life in prison,</w:t>
        </w:r>
        <w:r w:rsidRPr="00BE2C24">
          <w:rPr>
            <w:i/>
            <w:iCs/>
            <w:vertAlign w:val="superscript"/>
            <w:lang w:val="en-US"/>
          </w:rPr>
          <w:t>26</w:t>
        </w:r>
        <w:r w:rsidRPr="00BE2C24">
          <w:rPr>
            <w:i/>
            <w:iCs/>
            <w:lang w:val="en-US"/>
          </w:rPr>
          <w:t xml:space="preserve"> potentially resulting in potentially greater heat vulnerability</w:t>
        </w:r>
      </w:ins>
      <w:r w:rsidRPr="00BE2C24">
        <w:rPr>
          <w:i/>
          <w:iCs/>
          <w:lang w:val="en-US"/>
          <w:rPrChange w:id="160" w:author="Parks, Robbie M" w:date="2023-10-02T23:11:00Z">
            <w:rPr>
              <w:color w:val="000000" w:themeColor="text1"/>
              <w:lang w:val="en-US"/>
            </w:rPr>
          </w:rPrChange>
        </w:rPr>
        <w:t xml:space="preserve"> to </w:t>
      </w:r>
      <w:ins w:id="161" w:author="Parks, Robbie M" w:date="2023-10-02T23:11:00Z">
        <w:r w:rsidRPr="00BE2C24">
          <w:rPr>
            <w:i/>
            <w:iCs/>
            <w:lang w:val="en-US"/>
          </w:rPr>
          <w:t>those incarcerated. Structural racism manifests in persistently higher proportions and rates of incarcerated people being people of color.</w:t>
        </w:r>
        <w:r w:rsidRPr="00BE2C24">
          <w:rPr>
            <w:i/>
            <w:iCs/>
            <w:vertAlign w:val="superscript"/>
            <w:lang w:val="en-US"/>
          </w:rPr>
          <w:t>27</w:t>
        </w:r>
        <w:r w:rsidRPr="00BE2C24">
          <w:rPr>
            <w:i/>
            <w:iCs/>
            <w:lang w:val="en-US"/>
          </w:rPr>
          <w:t xml:space="preserve"> Acknowledging and accounting for the role structural racism plays in incarceration communities of color is critical to understand both key vulnerabilities to heat as well as contextualizing solutions to exposure to heat. Appropriate preparation for periods of </w:t>
        </w:r>
      </w:ins>
      <w:r w:rsidRPr="00BE2C24">
        <w:rPr>
          <w:i/>
          <w:iCs/>
          <w:lang w:val="en-US"/>
          <w:rPrChange w:id="162" w:author="Parks, Robbie M" w:date="2023-10-02T23:11:00Z">
            <w:rPr>
              <w:color w:val="000000" w:themeColor="text1"/>
              <w:lang w:val="en-US"/>
            </w:rPr>
          </w:rPrChange>
        </w:rPr>
        <w:t xml:space="preserve">elevated </w:t>
      </w:r>
      <w:del w:id="163" w:author="Parks, Robbie M" w:date="2023-10-02T23:11:00Z">
        <w:r w:rsidRPr="00BE2C24">
          <w:rPr>
            <w:i/>
            <w:iCs/>
            <w:lang w:val="en-US"/>
          </w:rPr>
          <w:delText>exposure disparities and</w:delText>
        </w:r>
      </w:del>
      <w:ins w:id="164" w:author="Parks, Robbie M" w:date="2023-10-02T23:11:00Z">
        <w:r w:rsidRPr="00BE2C24">
          <w:rPr>
            <w:i/>
            <w:iCs/>
            <w:lang w:val="en-US"/>
          </w:rPr>
          <w:t>heat is also critical. For example,</w:t>
        </w:r>
      </w:ins>
      <w:r w:rsidRPr="00BE2C24">
        <w:rPr>
          <w:i/>
          <w:iCs/>
          <w:lang w:val="en-US"/>
          <w:rPrChange w:id="165" w:author="Parks, Robbie M" w:date="2023-10-02T23:11:00Z">
            <w:rPr>
              <w:color w:val="000000" w:themeColor="text1"/>
              <w:lang w:val="en-US"/>
            </w:rPr>
          </w:rPrChange>
        </w:rPr>
        <w:t xml:space="preserve"> seasonal forecasts could help facilities prepare for summer </w:t>
      </w:r>
      <w:del w:id="166" w:author="Parks, Robbie M" w:date="2023-10-02T23:11:00Z">
        <w:r w:rsidRPr="00BE2C24">
          <w:rPr>
            <w:i/>
            <w:iCs/>
            <w:lang w:val="en-US"/>
          </w:rPr>
          <w:delText xml:space="preserve">humid </w:delText>
        </w:r>
      </w:del>
      <w:r w:rsidRPr="00BE2C24">
        <w:rPr>
          <w:i/>
          <w:iCs/>
          <w:lang w:val="en-US"/>
          <w:rPrChange w:id="167" w:author="Parks, Robbie M" w:date="2023-10-02T23:11:00Z">
            <w:rPr>
              <w:color w:val="000000" w:themeColor="text1"/>
              <w:lang w:val="en-US"/>
            </w:rPr>
          </w:rPrChange>
        </w:rPr>
        <w:t xml:space="preserve">heat waves to reduce the impacts of </w:t>
      </w:r>
      <w:del w:id="168" w:author="Parks, Robbie M" w:date="2023-10-02T23:11:00Z">
        <w:r w:rsidRPr="00BE2C24">
          <w:rPr>
            <w:i/>
            <w:iCs/>
            <w:lang w:val="en-US"/>
          </w:rPr>
          <w:delText>dangerous</w:delText>
        </w:r>
      </w:del>
      <w:ins w:id="169" w:author="Parks, Robbie M" w:date="2023-10-02T23:11:00Z">
        <w:r w:rsidRPr="00BE2C24">
          <w:rPr>
            <w:i/>
            <w:iCs/>
            <w:lang w:val="en-US"/>
          </w:rPr>
          <w:t>hazardous</w:t>
        </w:r>
      </w:ins>
      <w:r w:rsidRPr="00BE2C24">
        <w:rPr>
          <w:i/>
          <w:iCs/>
          <w:lang w:val="en-US"/>
          <w:rPrChange w:id="170" w:author="Parks, Robbie M" w:date="2023-10-02T23:11:00Z">
            <w:rPr>
              <w:color w:val="000000" w:themeColor="text1"/>
              <w:lang w:val="en-US"/>
            </w:rPr>
          </w:rPrChange>
        </w:rPr>
        <w:t xml:space="preserve"> conditions for incarcerated communities. </w:t>
      </w:r>
    </w:p>
    <w:p w14:paraId="79152B2D" w14:textId="77777777" w:rsidR="00BE2C24" w:rsidRPr="00BE2C24" w:rsidRDefault="00BE2C24" w:rsidP="00BE2C24">
      <w:pPr>
        <w:jc w:val="both"/>
        <w:rPr>
          <w:i/>
          <w:iCs/>
          <w:lang w:val="en-US"/>
          <w:rPrChange w:id="171" w:author="Parks, Robbie M" w:date="2023-10-02T23:11:00Z">
            <w:rPr>
              <w:color w:val="000000" w:themeColor="text1"/>
              <w:lang w:val="en-US"/>
            </w:rPr>
          </w:rPrChange>
        </w:rPr>
      </w:pPr>
    </w:p>
    <w:p w14:paraId="3E46C0A1" w14:textId="2C40640C" w:rsidR="00BE2C24" w:rsidRPr="002E4A54" w:rsidRDefault="00BE2C24" w:rsidP="00BE2C24">
      <w:pPr>
        <w:jc w:val="both"/>
        <w:rPr>
          <w:i/>
          <w:iCs/>
          <w:lang w:val="en-US"/>
        </w:rPr>
      </w:pPr>
      <w:r w:rsidRPr="002D2D04">
        <w:rPr>
          <w:i/>
          <w:iCs/>
          <w:lang w:val="en-US"/>
          <w:rPrChange w:id="172" w:author="Parks, Robbie M" w:date="2023-10-02T23:11:00Z">
            <w:rPr>
              <w:color w:val="000000" w:themeColor="text1"/>
              <w:lang w:val="en-US"/>
            </w:rPr>
          </w:rPrChange>
        </w:rPr>
        <w:t xml:space="preserve">Our work highlights how incarcerated populations in the United States are systematically exposed to </w:t>
      </w:r>
      <w:del w:id="173" w:author="Parks, Robbie M" w:date="2023-10-02T23:11:00Z">
        <w:r w:rsidRPr="002D2D04">
          <w:rPr>
            <w:i/>
            <w:iCs/>
            <w:lang w:val="en-US"/>
          </w:rPr>
          <w:delText>dangerous humid</w:delText>
        </w:r>
      </w:del>
      <w:ins w:id="174" w:author="Parks, Robbie M" w:date="2023-10-02T23:11:00Z">
        <w:r w:rsidRPr="002D2D04">
          <w:rPr>
            <w:i/>
            <w:iCs/>
            <w:lang w:val="en-US"/>
          </w:rPr>
          <w:t>potentially hazardous</w:t>
        </w:r>
      </w:ins>
      <w:r w:rsidRPr="002D2D04">
        <w:rPr>
          <w:i/>
          <w:iCs/>
          <w:lang w:val="en-US"/>
          <w:rPrChange w:id="175" w:author="Parks, Robbie M" w:date="2023-10-02T23:11:00Z">
            <w:rPr>
              <w:color w:val="000000" w:themeColor="text1"/>
              <w:lang w:val="en-US"/>
            </w:rPr>
          </w:rPrChange>
        </w:rPr>
        <w:t xml:space="preserve"> heat with the greatest exposure and </w:t>
      </w:r>
      <w:sdt>
        <w:sdtPr>
          <w:rPr>
            <w:i/>
            <w:iCs/>
            <w:lang w:val="en-US"/>
          </w:rPr>
          <w:tag w:val="goog_rdk_10"/>
          <w:id w:val="702834913"/>
        </w:sdtPr>
        <w:sdtContent/>
      </w:sdt>
      <w:r w:rsidRPr="002D2D04">
        <w:rPr>
          <w:i/>
          <w:iCs/>
          <w:lang w:val="en-US"/>
          <w:rPrChange w:id="176" w:author="Parks, Robbie M" w:date="2023-10-02T23:11:00Z">
            <w:rPr>
              <w:color w:val="000000" w:themeColor="text1"/>
              <w:lang w:val="en-US"/>
            </w:rPr>
          </w:rPrChange>
        </w:rPr>
        <w:t xml:space="preserve">rates of increase concentrated in state-run institutions. Federal, state, and local laws mandating safe temperature ranges, enhanced social and physical infrastructure, and health system interventions could mitigate the effect of </w:t>
      </w:r>
      <w:del w:id="177" w:author="Parks, Robbie M" w:date="2023-10-02T23:11:00Z">
        <w:r w:rsidRPr="002D2D04">
          <w:rPr>
            <w:i/>
            <w:iCs/>
            <w:lang w:val="en-US"/>
          </w:rPr>
          <w:delText xml:space="preserve">dangerous </w:delText>
        </w:r>
      </w:del>
      <w:r w:rsidRPr="002D2D04">
        <w:rPr>
          <w:i/>
          <w:iCs/>
          <w:lang w:val="en-US"/>
          <w:rPrChange w:id="178" w:author="Parks, Robbie M" w:date="2023-10-02T23:11:00Z">
            <w:rPr>
              <w:color w:val="000000" w:themeColor="text1"/>
              <w:lang w:val="en-US"/>
            </w:rPr>
          </w:rPrChange>
        </w:rPr>
        <w:t>heat</w:t>
      </w:r>
      <w:ins w:id="179" w:author="Parks, Robbie M" w:date="2023-10-02T23:11:00Z">
        <w:r w:rsidRPr="002D2D04">
          <w:rPr>
            <w:i/>
            <w:iCs/>
            <w:lang w:val="en-US"/>
          </w:rPr>
          <w:t xml:space="preserve"> exposure</w:t>
        </w:r>
      </w:ins>
      <w:r w:rsidRPr="002D2D04">
        <w:rPr>
          <w:i/>
          <w:iCs/>
          <w:lang w:val="en-US"/>
          <w:rPrChange w:id="180" w:author="Parks, Robbie M" w:date="2023-10-02T23:11:00Z">
            <w:rPr>
              <w:color w:val="000000" w:themeColor="text1"/>
              <w:lang w:val="en-US"/>
            </w:rPr>
          </w:rPrChange>
        </w:rPr>
        <w:t xml:space="preserve"> on this underserved and overburdened group. Underlying this is the need for a fundamental overhaul to the perception </w:t>
      </w:r>
      <w:r w:rsidRPr="002D2D04">
        <w:rPr>
          <w:i/>
          <w:iCs/>
          <w:lang w:val="en-US"/>
          <w:rPrChange w:id="181" w:author="Parks, Robbie M" w:date="2023-10-02T23:11:00Z">
            <w:rPr>
              <w:color w:val="000000" w:themeColor="text1"/>
              <w:lang w:val="en-US"/>
            </w:rPr>
          </w:rPrChange>
        </w:rPr>
        <w:lastRenderedPageBreak/>
        <w:t>and treatment of incarcerated people in environmental public health policy and regulatory action.</w:t>
      </w:r>
    </w:p>
    <w:p w14:paraId="3B69349C" w14:textId="77777777" w:rsidR="00E44DD1" w:rsidRDefault="00E44DD1">
      <w:pPr>
        <w:jc w:val="both"/>
        <w:rPr>
          <w:lang w:val="en-US"/>
        </w:rPr>
      </w:pPr>
    </w:p>
    <w:p w14:paraId="00000051" w14:textId="75E75F47" w:rsidR="00C17AED" w:rsidRPr="00E03C33" w:rsidRDefault="00000000">
      <w:pPr>
        <w:jc w:val="both"/>
        <w:rPr>
          <w:color w:val="000000"/>
          <w:lang w:val="en-US"/>
        </w:rPr>
      </w:pPr>
      <w:r w:rsidRPr="00E03C33">
        <w:rPr>
          <w:color w:val="000000"/>
          <w:lang w:val="en-US"/>
        </w:rPr>
        <w:t xml:space="preserve">Further, we are making all </w:t>
      </w:r>
      <w:r w:rsidR="0004059C">
        <w:rPr>
          <w:color w:val="000000"/>
          <w:lang w:val="en-US"/>
        </w:rPr>
        <w:t>code and</w:t>
      </w:r>
      <w:r w:rsidRPr="00E03C33">
        <w:rPr>
          <w:color w:val="000000"/>
          <w:lang w:val="en-US"/>
        </w:rPr>
        <w:t xml:space="preserve"> data publicly available vi</w:t>
      </w:r>
      <w:r w:rsidR="00FA2F3B">
        <w:rPr>
          <w:color w:val="000000"/>
          <w:lang w:val="en-US"/>
        </w:rPr>
        <w:t>a GitHub</w:t>
      </w:r>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331FBC37" w:rsidR="00C17AED" w:rsidRPr="00CA5E4C" w:rsidRDefault="00000000">
      <w:pPr>
        <w:jc w:val="both"/>
        <w:rPr>
          <w:lang w:val="en-US"/>
        </w:rPr>
      </w:pPr>
      <w:r w:rsidRPr="00E03C33">
        <w:rPr>
          <w:lang w:val="en-US"/>
        </w:rPr>
        <w:t>We now discuss further expansive work which should be undertaken in the revised manuscript (</w:t>
      </w:r>
      <w:r w:rsidRPr="00CA5E4C">
        <w:rPr>
          <w:lang w:val="en-US"/>
        </w:rPr>
        <w:t xml:space="preserve">P. </w:t>
      </w:r>
      <w:r w:rsidR="00464C54" w:rsidRPr="00CA5E4C">
        <w:rPr>
          <w:lang w:val="en-US"/>
        </w:rPr>
        <w:t>9</w:t>
      </w:r>
      <w:r w:rsidRPr="00CA5E4C">
        <w:rPr>
          <w:lang w:val="en-US"/>
        </w:rPr>
        <w:t xml:space="preserve">, Lines </w:t>
      </w:r>
      <w:r w:rsidR="00464C54" w:rsidRPr="00CA5E4C">
        <w:rPr>
          <w:lang w:val="en-US"/>
        </w:rPr>
        <w:t>197</w:t>
      </w:r>
      <w:r w:rsidRPr="00CA5E4C">
        <w:rPr>
          <w:lang w:val="en-US"/>
        </w:rPr>
        <w:t>-</w:t>
      </w:r>
      <w:r w:rsidR="00464C54" w:rsidRPr="00CA5E4C">
        <w:rPr>
          <w:lang w:val="en-US"/>
        </w:rPr>
        <w:t>201</w:t>
      </w:r>
      <w:r w:rsidRPr="00CA5E4C">
        <w:rPr>
          <w:lang w:val="en-US"/>
        </w:rPr>
        <w:t>):</w:t>
      </w:r>
    </w:p>
    <w:p w14:paraId="00000054" w14:textId="77777777" w:rsidR="00C17AED" w:rsidRPr="00CA5E4C" w:rsidRDefault="00C17AED">
      <w:pPr>
        <w:jc w:val="both"/>
        <w:rPr>
          <w:lang w:val="en-US"/>
        </w:rPr>
      </w:pPr>
    </w:p>
    <w:p w14:paraId="4A4221F3" w14:textId="77777777" w:rsidR="00BE2C24" w:rsidRPr="00BE2C24" w:rsidRDefault="00BE2C24" w:rsidP="00BE2C24">
      <w:pPr>
        <w:jc w:val="both"/>
        <w:rPr>
          <w:i/>
          <w:iCs/>
          <w:lang w:val="en-US"/>
        </w:rPr>
      </w:pPr>
      <w:ins w:id="182" w:author="Parks, Robbie M" w:date="2023-10-02T23:11:00Z">
        <w:r w:rsidRPr="00BE2C24">
          <w:rPr>
            <w:i/>
            <w:iCs/>
            <w:lang w:val="en-US"/>
          </w:rPr>
          <w:t xml:space="preserve">Further work is critical to both comprehensively characterize the vulnerability of the United States incarcerated population to heat, as well as how heat impacts their health, to deploy adaptation measures to mitigate the worst impacts of climate-related stressors. </w:t>
        </w:r>
      </w:ins>
      <w:r w:rsidRPr="00BE2C24">
        <w:rPr>
          <w:i/>
          <w:iCs/>
          <w:lang w:val="en-US"/>
          <w:rPrChange w:id="183" w:author="Parks, Robbie M" w:date="2023-10-02T23:11:00Z">
            <w:rPr>
              <w:color w:val="000000" w:themeColor="text1"/>
              <w:lang w:val="en-US"/>
            </w:rPr>
          </w:rPrChange>
        </w:rPr>
        <w:t>Doing so is critical to environmental justice, particularly for incarcerated people with limited social and political agency.</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Factors such as geographic location, infrastructure, inmate demographics, and prison policies play a crucial role in shaping heat-related outcomes. It is noteworthy that the facilities primarily at risk of experiencing dangerous heat conditions </w:t>
      </w:r>
      <w:proofErr w:type="gramStart"/>
      <w:r w:rsidRPr="00E03C33">
        <w:rPr>
          <w:b/>
          <w:color w:val="000000"/>
          <w:lang w:val="en-US"/>
        </w:rPr>
        <w:t>are located in</w:t>
      </w:r>
      <w:proofErr w:type="gramEnd"/>
      <w:r w:rsidRPr="00E03C33">
        <w:rPr>
          <w:b/>
          <w:color w:val="000000"/>
          <w:lang w:val="en-US"/>
        </w:rPr>
        <w:t xml:space="preserve">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03E5FE7D" w:rsidR="00C17AED" w:rsidRPr="00B7004D"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xml:space="preserve">, in the revised </w:t>
      </w:r>
      <w:r w:rsidRPr="00B7004D">
        <w:rPr>
          <w:lang w:val="en-US"/>
        </w:rPr>
        <w:t xml:space="preserve">manuscript (P. </w:t>
      </w:r>
      <w:r w:rsidR="004749F2" w:rsidRPr="00B7004D">
        <w:rPr>
          <w:lang w:val="en-US"/>
        </w:rPr>
        <w:t>6</w:t>
      </w:r>
      <w:r w:rsidRPr="00B7004D">
        <w:rPr>
          <w:lang w:val="en-US"/>
        </w:rPr>
        <w:t xml:space="preserve">, Lines </w:t>
      </w:r>
      <w:r w:rsidR="004749F2" w:rsidRPr="00B7004D">
        <w:rPr>
          <w:lang w:val="en-US"/>
        </w:rPr>
        <w:t>135</w:t>
      </w:r>
      <w:r w:rsidRPr="00B7004D">
        <w:rPr>
          <w:lang w:val="en-US"/>
        </w:rPr>
        <w:t>-</w:t>
      </w:r>
      <w:r w:rsidR="004749F2" w:rsidRPr="00B7004D">
        <w:rPr>
          <w:lang w:val="en-US"/>
        </w:rPr>
        <w:t>143</w:t>
      </w:r>
      <w:r w:rsidRPr="00B7004D">
        <w:rPr>
          <w:lang w:val="en-US"/>
        </w:rPr>
        <w:t>):</w:t>
      </w:r>
    </w:p>
    <w:p w14:paraId="19352A02" w14:textId="77777777" w:rsidR="00441620" w:rsidRPr="00B7004D" w:rsidRDefault="00441620">
      <w:pPr>
        <w:jc w:val="both"/>
        <w:rPr>
          <w:lang w:val="en-US"/>
        </w:rPr>
      </w:pPr>
    </w:p>
    <w:p w14:paraId="00000059" w14:textId="2CB9E09F" w:rsidR="00C17AED" w:rsidRDefault="004749F2">
      <w:pPr>
        <w:jc w:val="both"/>
        <w:rPr>
          <w:i/>
          <w:iCs/>
          <w:lang w:val="en-US"/>
        </w:rPr>
      </w:pPr>
      <w:r w:rsidRPr="00B7004D">
        <w:rPr>
          <w:i/>
          <w:iCs/>
          <w:lang w:val="en-US"/>
          <w:rPrChange w:id="184" w:author="Parks, Robbie M" w:date="2023-10-02T23:11:00Z">
            <w:rPr>
              <w:color w:val="000000" w:themeColor="text1"/>
              <w:lang w:val="en"/>
            </w:rPr>
          </w:rPrChange>
        </w:rPr>
        <w:t xml:space="preserve">The majority of carceral facilities in the Southern United States have experienced </w:t>
      </w:r>
      <w:del w:id="185" w:author="Parks, Robbie M" w:date="2023-10-02T23:11:00Z">
        <w:r w:rsidRPr="00B7004D">
          <w:rPr>
            <w:i/>
            <w:iCs/>
            <w:lang w:val="en"/>
          </w:rPr>
          <w:delText>an</w:delText>
        </w:r>
      </w:del>
      <w:ins w:id="186" w:author="Parks, Robbie M" w:date="2023-10-02T23:11:00Z">
        <w:r w:rsidRPr="00B7004D">
          <w:rPr>
            <w:i/>
            <w:iCs/>
            <w:lang w:val="en-US"/>
          </w:rPr>
          <w:t>a rapid</w:t>
        </w:r>
      </w:ins>
      <w:r w:rsidRPr="00B7004D">
        <w:rPr>
          <w:i/>
          <w:iCs/>
          <w:lang w:val="en-US"/>
          <w:rPrChange w:id="187" w:author="Parks, Robbie M" w:date="2023-10-02T23:11:00Z">
            <w:rPr>
              <w:color w:val="000000" w:themeColor="text1"/>
              <w:lang w:val="en"/>
            </w:rPr>
          </w:rPrChange>
        </w:rPr>
        <w:t xml:space="preserve"> increase in </w:t>
      </w:r>
      <w:del w:id="188" w:author="Parks, Robbie M" w:date="2023-10-02T23:11:00Z">
        <w:r w:rsidRPr="00B7004D">
          <w:rPr>
            <w:i/>
            <w:iCs/>
            <w:lang w:val="en"/>
          </w:rPr>
          <w:delText>dangerous hot humid days</w:delText>
        </w:r>
      </w:del>
      <w:ins w:id="189" w:author="Parks, Robbie M" w:date="2023-10-02T23:11:00Z">
        <w:r w:rsidRPr="00B7004D">
          <w:rPr>
            <w:i/>
            <w:iCs/>
            <w:lang w:val="en-US"/>
          </w:rPr>
          <w:t>potentially hazardous heat exposure since the 1980s</w:t>
        </w:r>
      </w:ins>
      <w:r w:rsidRPr="00B7004D">
        <w:rPr>
          <w:i/>
          <w:iCs/>
          <w:lang w:val="en-US"/>
          <w:rPrChange w:id="190" w:author="Parks, Robbie M" w:date="2023-10-02T23:11:00Z">
            <w:rPr>
              <w:color w:val="000000" w:themeColor="text1"/>
              <w:lang w:val="en"/>
            </w:rPr>
          </w:rPrChange>
        </w:rPr>
        <w:t xml:space="preserve"> and are located in states that do not have mandatory indoor temperature requirements for state-run institutions.</w:t>
      </w:r>
      <w:r w:rsidRPr="00B7004D">
        <w:rPr>
          <w:i/>
          <w:iCs/>
          <w:vertAlign w:val="superscript"/>
          <w:lang w:val="en-US"/>
          <w:rPrChange w:id="191" w:author="Parks, Robbie M" w:date="2023-10-02T23:11:00Z">
            <w:rPr>
              <w:color w:val="000000" w:themeColor="text1"/>
              <w:vertAlign w:val="superscript"/>
              <w:lang w:val="en"/>
            </w:rPr>
          </w:rPrChange>
        </w:rPr>
        <w:t>7, 8</w:t>
      </w:r>
      <w:r w:rsidRPr="00B7004D">
        <w:rPr>
          <w:i/>
          <w:iCs/>
          <w:lang w:val="en-US"/>
          <w:rPrChange w:id="192" w:author="Parks, Robbie M" w:date="2023-10-02T23:11:00Z">
            <w:rPr>
              <w:color w:val="000000" w:themeColor="text1"/>
              <w:lang w:val="en"/>
            </w:rPr>
          </w:rPrChange>
        </w:rPr>
        <w:t xml:space="preserve"> </w:t>
      </w:r>
      <w:del w:id="193" w:author="Parks, Robbie M" w:date="2023-10-02T23:11:00Z">
        <w:r w:rsidRPr="00B7004D">
          <w:rPr>
            <w:i/>
            <w:iCs/>
            <w:lang w:val="en"/>
          </w:rPr>
          <w:delText>This</w:delText>
        </w:r>
      </w:del>
      <w:ins w:id="194" w:author="Parks, Robbie M" w:date="2023-10-02T23:11:00Z">
        <w:r w:rsidRPr="00B7004D">
          <w:rPr>
            <w:i/>
            <w:iCs/>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B7004D">
          <w:rPr>
            <w:i/>
            <w:iCs/>
            <w:vertAlign w:val="superscript"/>
            <w:lang w:val="en-US"/>
          </w:rPr>
          <w:t>3,16</w:t>
        </w:r>
        <w:r w:rsidRPr="00B7004D">
          <w:rPr>
            <w:i/>
            <w:iCs/>
            <w:lang w:val="en-US"/>
          </w:rPr>
          <w:t xml:space="preserve"> this</w:t>
        </w:r>
      </w:ins>
      <w:r w:rsidRPr="00B7004D">
        <w:rPr>
          <w:i/>
          <w:iCs/>
          <w:lang w:val="en-US"/>
          <w:rPrChange w:id="195" w:author="Parks, Robbie M" w:date="2023-10-02T23:11:00Z">
            <w:rPr>
              <w:color w:val="000000" w:themeColor="text1"/>
              <w:lang w:val="en"/>
            </w:rPr>
          </w:rPrChange>
        </w:rPr>
        <w:t xml:space="preserve"> geographic disparity reflects state-level criminal justice policies, as Southern states have the highest </w:t>
      </w:r>
      <w:del w:id="196" w:author="Parks, Robbie M" w:date="2023-10-02T23:11:00Z">
        <w:r w:rsidRPr="00B7004D">
          <w:rPr>
            <w:i/>
            <w:iCs/>
            <w:lang w:val="en"/>
          </w:rPr>
          <w:delText>incarceration</w:delText>
        </w:r>
      </w:del>
      <w:ins w:id="197" w:author="Parks, Robbie M" w:date="2023-10-02T23:11:00Z">
        <w:r w:rsidRPr="00B7004D">
          <w:rPr>
            <w:i/>
            <w:iCs/>
            <w:lang w:val="en-US"/>
          </w:rPr>
          <w:t>imprisonment</w:t>
        </w:r>
      </w:ins>
      <w:r w:rsidRPr="00B7004D">
        <w:rPr>
          <w:i/>
          <w:iCs/>
          <w:lang w:val="en-US"/>
          <w:rPrChange w:id="198" w:author="Parks, Robbie M" w:date="2023-10-02T23:11:00Z">
            <w:rPr>
              <w:color w:val="000000" w:themeColor="text1"/>
              <w:lang w:val="en"/>
            </w:rPr>
          </w:rPrChange>
        </w:rPr>
        <w:t xml:space="preserve"> rates in the United States</w:t>
      </w:r>
      <w:del w:id="199" w:author="Parks, Robbie M" w:date="2023-10-02T23:11:00Z">
        <w:r w:rsidRPr="00B7004D">
          <w:rPr>
            <w:i/>
            <w:iCs/>
            <w:lang w:val="en"/>
          </w:rPr>
          <w:delText>,</w:delText>
        </w:r>
      </w:del>
      <w:ins w:id="200" w:author="Parks, Robbie M" w:date="2023-10-02T23:11:00Z">
        <w:r w:rsidRPr="00B7004D">
          <w:rPr>
            <w:i/>
            <w:iCs/>
            <w:lang w:val="en-US"/>
          </w:rPr>
          <w:t xml:space="preserve"> (though not necessarily highest jailing rates),</w:t>
        </w:r>
      </w:ins>
      <w:sdt>
        <w:sdtPr>
          <w:rPr>
            <w:i/>
            <w:iCs/>
            <w:lang w:val="en-US"/>
          </w:rPr>
          <w:tag w:val="goog_rdk_3"/>
          <w:id w:val="1565918532"/>
        </w:sdtPr>
        <w:sdtContent/>
      </w:sdt>
      <w:r w:rsidRPr="00B7004D">
        <w:rPr>
          <w:i/>
          <w:iCs/>
          <w:vertAlign w:val="superscript"/>
          <w:lang w:val="en-US"/>
          <w:rPrChange w:id="201" w:author="Parks, Robbie M" w:date="2023-10-02T23:11:00Z">
            <w:rPr>
              <w:color w:val="000000" w:themeColor="text1"/>
              <w:vertAlign w:val="superscript"/>
              <w:lang w:val="en"/>
            </w:rPr>
          </w:rPrChange>
        </w:rPr>
        <w:t>17</w:t>
      </w:r>
      <w:ins w:id="202" w:author="Parks, Robbie M" w:date="2023-10-02T23:11:00Z">
        <w:r w:rsidRPr="00B7004D">
          <w:rPr>
            <w:i/>
            <w:iCs/>
            <w:vertAlign w:val="superscript"/>
            <w:lang w:val="en-US"/>
          </w:rPr>
          <w:t>,19</w:t>
        </w:r>
      </w:ins>
      <w:r w:rsidRPr="00B7004D">
        <w:rPr>
          <w:i/>
          <w:iCs/>
          <w:lang w:val="en-US"/>
          <w:rPrChange w:id="203" w:author="Parks, Robbie M" w:date="2023-10-02T23:11:00Z">
            <w:rPr>
              <w:color w:val="000000" w:themeColor="text1"/>
              <w:lang w:val="en"/>
            </w:rPr>
          </w:rPrChange>
        </w:rPr>
        <w:t xml:space="preserve"> and the inherent differential effects of climate change.</w:t>
      </w:r>
    </w:p>
    <w:p w14:paraId="72FB9CE6" w14:textId="77777777" w:rsidR="00D317AC" w:rsidRDefault="00D317AC">
      <w:pPr>
        <w:jc w:val="both"/>
        <w:rPr>
          <w:i/>
          <w:iCs/>
          <w:lang w:val="en-US"/>
        </w:rPr>
      </w:pPr>
    </w:p>
    <w:p w14:paraId="6A3CBED5" w14:textId="2F1A602B" w:rsidR="00D317AC" w:rsidRPr="00D317AC" w:rsidRDefault="00D317AC">
      <w:pPr>
        <w:jc w:val="both"/>
        <w:rPr>
          <w:lang w:val="en-US"/>
        </w:rPr>
      </w:pPr>
      <w:r>
        <w:rPr>
          <w:lang w:val="en-US"/>
        </w:rPr>
        <w:t xml:space="preserve">And further in the revised manuscript </w:t>
      </w:r>
      <w:r w:rsidR="00B305A5">
        <w:rPr>
          <w:lang w:val="en-US"/>
        </w:rPr>
        <w:t>(P. 7, Lines 158-161):</w:t>
      </w:r>
    </w:p>
    <w:p w14:paraId="1D2A87A5" w14:textId="77777777" w:rsidR="004749F2" w:rsidRPr="00115A65" w:rsidRDefault="004749F2">
      <w:pPr>
        <w:jc w:val="both"/>
        <w:rPr>
          <w:lang w:val="en-US"/>
        </w:rPr>
      </w:pPr>
    </w:p>
    <w:p w14:paraId="16198038" w14:textId="77777777" w:rsidR="00B02264" w:rsidRDefault="00B02264">
      <w:pPr>
        <w:jc w:val="both"/>
        <w:rPr>
          <w:i/>
          <w:iCs/>
          <w:lang w:val="en-US"/>
        </w:rPr>
      </w:pPr>
      <w:ins w:id="204" w:author="Parks, Robbie M" w:date="2023-10-02T23:11:00Z">
        <w:r w:rsidRPr="00115A65">
          <w:rPr>
            <w:i/>
            <w:iCs/>
            <w:lang w:val="en-US"/>
          </w:rPr>
          <w:t>We found that the top-four most exposed states to potentially hazardous heat days per year were Texas, Florida, Arizona, and Louisiana, all of which do not provide universal air conditioning to all their prisons,</w:t>
        </w:r>
        <w:r w:rsidRPr="00115A65">
          <w:rPr>
            <w:i/>
            <w:iCs/>
            <w:vertAlign w:val="superscript"/>
            <w:lang w:val="en-US"/>
          </w:rPr>
          <w:t>21</w:t>
        </w:r>
        <w:r w:rsidRPr="00115A65">
          <w:rPr>
            <w:i/>
            <w:iCs/>
            <w:lang w:val="en-US"/>
          </w:rPr>
          <w:t xml:space="preserve"> potentially creating a double burden of increased exposure and vulnerability.</w:t>
        </w:r>
      </w:ins>
    </w:p>
    <w:p w14:paraId="0000005B" w14:textId="2DA10A6B"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6854786C" w14:textId="77777777" w:rsidR="00525ECA" w:rsidRDefault="00525ECA">
      <w:pPr>
        <w:jc w:val="both"/>
        <w:rPr>
          <w:b/>
          <w:color w:val="000000"/>
          <w:lang w:val="en-US"/>
        </w:rPr>
      </w:pPr>
    </w:p>
    <w:p w14:paraId="0000005C" w14:textId="44C8D9B3"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Why did the authors choose to use the NIOSH definition of dangerous humid heat frequency, defined as the number of days per year where the maximum wet bulb globe </w:t>
      </w:r>
      <w:r w:rsidRPr="00E03C33">
        <w:rPr>
          <w:b/>
          <w:color w:val="000000"/>
          <w:lang w:val="en-US"/>
        </w:rPr>
        <w:lastRenderedPageBreak/>
        <w:t>temperature (</w:t>
      </w:r>
      <w:proofErr w:type="spellStart"/>
      <w:r w:rsidRPr="00E03C33">
        <w:rPr>
          <w:b/>
          <w:color w:val="000000"/>
          <w:lang w:val="en-US"/>
        </w:rPr>
        <w:t>WBGTmax</w:t>
      </w:r>
      <w:proofErr w:type="spellEnd"/>
      <w:r w:rsidRPr="00E03C33">
        <w:rPr>
          <w:b/>
          <w:color w:val="000000"/>
          <w:lang w:val="en-US"/>
        </w:rPr>
        <w:t>)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503C2EE8"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sdt>
      <w:r w:rsidRPr="00E03C33">
        <w:rPr>
          <w:color w:val="000000"/>
          <w:lang w:val="en-US"/>
        </w:rPr>
        <w:t>We 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9" w:history="1">
        <w:r w:rsidR="00464C54" w:rsidRPr="005E0E1C">
          <w:rPr>
            <w:rStyle w:val="Hyperlink"/>
            <w:rFonts w:ascii="Roboto" w:eastAsia="Roboto" w:hAnsi="Roboto" w:cs="Roboto"/>
            <w:sz w:val="21"/>
            <w:szCs w:val="21"/>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383A542A" w:rsidR="00C17AED" w:rsidRPr="00CB41E9" w:rsidRDefault="00000000">
      <w:pPr>
        <w:jc w:val="both"/>
        <w:rPr>
          <w:lang w:val="en-US"/>
        </w:rPr>
      </w:pPr>
      <w:r w:rsidRPr="00E03C33">
        <w:rPr>
          <w:color w:val="000000"/>
          <w:lang w:val="en-US"/>
        </w:rPr>
        <w:t xml:space="preserve">Nonetheless, we agree with the </w:t>
      </w:r>
      <w:r w:rsidR="001B1C85">
        <w:rPr>
          <w:color w:val="000000"/>
          <w:lang w:val="en-US"/>
        </w:rPr>
        <w:t>R</w:t>
      </w:r>
      <w:r w:rsidRPr="00E03C33">
        <w:rPr>
          <w:color w:val="000000"/>
          <w:lang w:val="en-US"/>
        </w:rPr>
        <w:t xml:space="preserve">eviewer that a sensitivity analysis </w:t>
      </w:r>
      <w:r w:rsidR="003D2A30">
        <w:rPr>
          <w:color w:val="000000"/>
          <w:lang w:val="en-US"/>
        </w:rPr>
        <w:t xml:space="preserve">would make </w:t>
      </w:r>
      <w:r w:rsidRPr="00E03C33">
        <w:rPr>
          <w:color w:val="000000"/>
          <w:lang w:val="en-US"/>
        </w:rPr>
        <w:t xml:space="preserve">our findings more </w:t>
      </w:r>
      <w:r w:rsidR="00107C3B">
        <w:rPr>
          <w:color w:val="000000"/>
          <w:lang w:val="en-US"/>
        </w:rPr>
        <w:t>informative</w:t>
      </w:r>
      <w:r w:rsidRPr="00E03C33">
        <w:rPr>
          <w:color w:val="000000"/>
          <w:lang w:val="en-US"/>
        </w:rPr>
        <w:t xml:space="preserve">.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0">
        <w:r w:rsidRPr="00E03C33">
          <w:rPr>
            <w:color w:val="1155CC"/>
            <w:u w:val="single"/>
            <w:lang w:val="en-US"/>
          </w:rPr>
          <w:t>https://www.jstage.jst.go.jp/article/indhealth/44/3/44_3_368/_article/-char/ja/</w:t>
        </w:r>
      </w:hyperlink>
      <w:r w:rsidRPr="00E03C33">
        <w:rPr>
          <w:color w:val="000000"/>
          <w:lang w:val="en-US"/>
        </w:rPr>
        <w:t xml:space="preserve"> </w:t>
      </w:r>
      <w:r w:rsidR="00A2485B">
        <w:rPr>
          <w:color w:val="000000"/>
          <w:lang w:val="en-US"/>
        </w:rPr>
        <w:t xml:space="preserve">The </w:t>
      </w:r>
      <w:r w:rsidRPr="00E03C33">
        <w:rPr>
          <w:color w:val="000000"/>
          <w:lang w:val="en-US"/>
        </w:rPr>
        <w:t xml:space="preserve">updated </w:t>
      </w:r>
      <w:r w:rsidRPr="00CB41E9">
        <w:rPr>
          <w:lang w:val="en-US"/>
        </w:rPr>
        <w:t xml:space="preserve">analyses are found in the Supplementary Information, and are discussed in the revised manuscript (P. </w:t>
      </w:r>
      <w:r w:rsidR="00067A30" w:rsidRPr="00CB41E9">
        <w:rPr>
          <w:lang w:val="en-US"/>
        </w:rPr>
        <w:t>6</w:t>
      </w:r>
      <w:r w:rsidRPr="00CB41E9">
        <w:rPr>
          <w:lang w:val="en-US"/>
        </w:rPr>
        <w:t xml:space="preserve">, Lines </w:t>
      </w:r>
      <w:r w:rsidR="00067A30" w:rsidRPr="00CB41E9">
        <w:rPr>
          <w:lang w:val="en-US"/>
        </w:rPr>
        <w:t>131</w:t>
      </w:r>
      <w:r w:rsidRPr="00CB41E9">
        <w:rPr>
          <w:lang w:val="en-US"/>
        </w:rPr>
        <w:t>-</w:t>
      </w:r>
      <w:r w:rsidR="00067A30" w:rsidRPr="00CB41E9">
        <w:rPr>
          <w:lang w:val="en-US"/>
        </w:rPr>
        <w:t>133</w:t>
      </w:r>
      <w:r w:rsidRPr="00CB41E9">
        <w:rPr>
          <w:lang w:val="en-US"/>
        </w:rPr>
        <w:t>):</w:t>
      </w:r>
    </w:p>
    <w:p w14:paraId="00000060" w14:textId="77777777" w:rsidR="00C17AED" w:rsidRPr="00CB41E9" w:rsidRDefault="00C17AED">
      <w:pPr>
        <w:jc w:val="both"/>
        <w:rPr>
          <w:lang w:val="en-US"/>
        </w:rPr>
      </w:pPr>
    </w:p>
    <w:p w14:paraId="4680B071" w14:textId="7F96B375" w:rsidR="00210309" w:rsidRDefault="00CB0D1F">
      <w:pPr>
        <w:jc w:val="both"/>
        <w:rPr>
          <w:i/>
          <w:iCs/>
          <w:lang w:val="en-US"/>
        </w:rPr>
      </w:pPr>
      <w:ins w:id="205" w:author="Parks, Robbie M" w:date="2023-10-02T23:11:00Z">
        <w:r w:rsidRPr="00CB41E9">
          <w:rPr>
            <w:i/>
            <w:iCs/>
            <w:lang w:val="en-US"/>
          </w:rPr>
          <w:t>We also present results from Figures 1 and 2 with alternative thresholds of 26°C and 30°C (Supplementary Figures 5 - 8).</w:t>
        </w:r>
      </w:ins>
    </w:p>
    <w:p w14:paraId="4D9C0983" w14:textId="77777777" w:rsidR="00CB0D1F" w:rsidRPr="00E03C33" w:rsidRDefault="00CB0D1F">
      <w:pPr>
        <w:jc w:val="both"/>
        <w:rPr>
          <w:lang w:val="en-US"/>
        </w:rPr>
      </w:pPr>
    </w:p>
    <w:p w14:paraId="00000064" w14:textId="449ED1F2" w:rsidR="00C17AED" w:rsidRPr="007A2D28" w:rsidRDefault="006940E0">
      <w:pPr>
        <w:jc w:val="both"/>
        <w:rPr>
          <w:lang w:val="en-US"/>
        </w:rPr>
      </w:pPr>
      <w:r>
        <w:rPr>
          <w:color w:val="000000"/>
          <w:lang w:val="en-US"/>
        </w:rPr>
        <w:t>W</w:t>
      </w:r>
      <w:r w:rsidR="00DD3DA0">
        <w:rPr>
          <w:color w:val="000000"/>
          <w:lang w:val="en-US"/>
        </w:rPr>
        <w:t xml:space="preserve">e now add further justification in our use of </w:t>
      </w:r>
      <w:proofErr w:type="spellStart"/>
      <w:r w:rsidR="00DD3DA0">
        <w:rPr>
          <w:color w:val="000000"/>
          <w:lang w:val="en-US"/>
        </w:rPr>
        <w:t>WBGTmax</w:t>
      </w:r>
      <w:proofErr w:type="spellEnd"/>
      <w:r w:rsidR="00DD3DA0">
        <w:rPr>
          <w:color w:val="000000"/>
          <w:lang w:val="en-US"/>
        </w:rPr>
        <w:t>, as it is commonly used in environmental epidemiolog</w:t>
      </w:r>
      <w:r w:rsidR="00336EC1">
        <w:rPr>
          <w:color w:val="000000"/>
          <w:lang w:val="en-US"/>
        </w:rPr>
        <w:t xml:space="preserve">y in the revised </w:t>
      </w:r>
      <w:r w:rsidR="00336EC1" w:rsidRPr="007A2D28">
        <w:rPr>
          <w:color w:val="000000"/>
          <w:lang w:val="en-US"/>
        </w:rPr>
        <w:t xml:space="preserve">manuscript </w:t>
      </w:r>
      <w:r w:rsidR="00336EC1" w:rsidRPr="007A2D28">
        <w:rPr>
          <w:lang w:val="en-US"/>
        </w:rPr>
        <w:t xml:space="preserve">(P. </w:t>
      </w:r>
      <w:r w:rsidR="00D073E8" w:rsidRPr="007A2D28">
        <w:rPr>
          <w:lang w:val="en-US"/>
        </w:rPr>
        <w:t>13</w:t>
      </w:r>
      <w:r w:rsidR="00336EC1" w:rsidRPr="007A2D28">
        <w:rPr>
          <w:lang w:val="en-US"/>
        </w:rPr>
        <w:t xml:space="preserve">, Lines </w:t>
      </w:r>
      <w:r w:rsidR="00D073E8" w:rsidRPr="007A2D28">
        <w:rPr>
          <w:lang w:val="en-US"/>
        </w:rPr>
        <w:t>335</w:t>
      </w:r>
      <w:r w:rsidR="00336EC1" w:rsidRPr="007A2D28">
        <w:rPr>
          <w:lang w:val="en-US"/>
        </w:rPr>
        <w:t>-</w:t>
      </w:r>
      <w:r w:rsidR="00D073E8" w:rsidRPr="007A2D28">
        <w:rPr>
          <w:lang w:val="en-US"/>
        </w:rPr>
        <w:t>339</w:t>
      </w:r>
      <w:r w:rsidR="00336EC1" w:rsidRPr="007A2D28">
        <w:rPr>
          <w:lang w:val="en-US"/>
        </w:rPr>
        <w:t>)</w:t>
      </w:r>
      <w:r w:rsidR="00DD3DA0" w:rsidRPr="007A2D28">
        <w:rPr>
          <w:color w:val="000000"/>
          <w:lang w:val="en-US"/>
        </w:rPr>
        <w:t xml:space="preserve">: </w:t>
      </w:r>
    </w:p>
    <w:p w14:paraId="06C8CCB8" w14:textId="77777777" w:rsidR="00DD3DA0" w:rsidRPr="007A2D28" w:rsidRDefault="00DD3DA0" w:rsidP="00DD3DA0">
      <w:pPr>
        <w:jc w:val="both"/>
        <w:rPr>
          <w:color w:val="000000"/>
          <w:lang w:val="en-US"/>
        </w:rPr>
      </w:pPr>
    </w:p>
    <w:p w14:paraId="4AD8A35F" w14:textId="63895DA9" w:rsidR="006E6099" w:rsidRDefault="00505A2B" w:rsidP="006E6099">
      <w:pPr>
        <w:jc w:val="both"/>
        <w:rPr>
          <w:i/>
          <w:iCs/>
          <w:color w:val="000000"/>
          <w:vertAlign w:val="superscript"/>
          <w:lang w:val="en-US"/>
        </w:rPr>
      </w:pPr>
      <w:r w:rsidRPr="007A2D28">
        <w:rPr>
          <w:i/>
          <w:iCs/>
          <w:color w:val="000000"/>
          <w:lang w:val="en-US"/>
          <w:rPrChange w:id="206" w:author="Parks, Robbie M" w:date="2023-10-02T23:11:00Z">
            <w:rPr>
              <w:color w:val="000000" w:themeColor="text1"/>
              <w:lang w:val="en-US"/>
            </w:rPr>
          </w:rPrChange>
        </w:rPr>
        <w:t xml:space="preserve">We then define </w:t>
      </w:r>
      <w:del w:id="207" w:author="Parks, Robbie M" w:date="2023-10-02T23:11:00Z">
        <w:r w:rsidRPr="007A2D28">
          <w:rPr>
            <w:i/>
            <w:iCs/>
            <w:color w:val="000000"/>
            <w:lang w:val="en-US"/>
          </w:rPr>
          <w:delText>dangerous humid</w:delText>
        </w:r>
      </w:del>
      <w:ins w:id="208" w:author="Parks, Robbie M" w:date="2023-10-02T23:11:00Z">
        <w:r w:rsidRPr="007A2D28">
          <w:rPr>
            <w:i/>
            <w:iCs/>
            <w:color w:val="000000"/>
            <w:lang w:val="en-US"/>
          </w:rPr>
          <w:t>potentially hazardous</w:t>
        </w:r>
      </w:ins>
      <w:r w:rsidRPr="007A2D28">
        <w:rPr>
          <w:i/>
          <w:iCs/>
          <w:color w:val="000000"/>
          <w:lang w:val="en-US"/>
          <w:rPrChange w:id="209" w:author="Parks, Robbie M" w:date="2023-10-02T23:11:00Z">
            <w:rPr>
              <w:color w:val="000000" w:themeColor="text1"/>
              <w:lang w:val="en-US"/>
            </w:rPr>
          </w:rPrChange>
        </w:rPr>
        <w:t xml:space="preserve"> heat frequency as the number of days per year where the maximum wet bulb globe temperature (</w:t>
      </w:r>
      <w:proofErr w:type="spellStart"/>
      <w:r w:rsidRPr="007A2D28">
        <w:rPr>
          <w:i/>
          <w:iCs/>
          <w:color w:val="000000"/>
          <w:lang w:val="en-US"/>
          <w:rPrChange w:id="210" w:author="Parks, Robbie M" w:date="2023-10-02T23:11:00Z">
            <w:rPr>
              <w:color w:val="000000" w:themeColor="text1"/>
              <w:lang w:val="en-US"/>
            </w:rPr>
          </w:rPrChange>
        </w:rPr>
        <w:t>WBGT</w:t>
      </w:r>
      <w:r w:rsidRPr="007A2D28">
        <w:rPr>
          <w:i/>
          <w:iCs/>
          <w:color w:val="000000"/>
          <w:vertAlign w:val="subscript"/>
          <w:lang w:val="en-US"/>
          <w:rPrChange w:id="211" w:author="Parks, Robbie M" w:date="2023-10-02T23:11:00Z">
            <w:rPr>
              <w:color w:val="000000" w:themeColor="text1"/>
              <w:vertAlign w:val="subscript"/>
              <w:lang w:val="en-US"/>
            </w:rPr>
          </w:rPrChange>
        </w:rPr>
        <w:t>max</w:t>
      </w:r>
      <w:proofErr w:type="spellEnd"/>
      <w:r w:rsidRPr="007A2D28">
        <w:rPr>
          <w:i/>
          <w:iCs/>
          <w:color w:val="000000"/>
          <w:lang w:val="en-US"/>
          <w:rPrChange w:id="212" w:author="Parks, Robbie M" w:date="2023-10-02T23:11:00Z">
            <w:rPr>
              <w:color w:val="000000" w:themeColor="text1"/>
              <w:lang w:val="en-US"/>
            </w:rPr>
          </w:rPrChange>
        </w:rPr>
        <w:t xml:space="preserve">) exceeded 28°C, the threshold used by the US National Institute for Occupational Safety and Health (NIOSH) for acclimated populations to limit </w:t>
      </w:r>
      <w:del w:id="213" w:author="Parks, Robbie M" w:date="2023-10-02T23:11:00Z">
        <w:r w:rsidRPr="007A2D28">
          <w:rPr>
            <w:i/>
            <w:iCs/>
            <w:color w:val="000000"/>
            <w:lang w:val="en-US"/>
          </w:rPr>
          <w:delText xml:space="preserve">humid </w:delText>
        </w:r>
      </w:del>
      <w:r w:rsidRPr="007A2D28">
        <w:rPr>
          <w:i/>
          <w:iCs/>
          <w:color w:val="000000"/>
          <w:lang w:val="en-US"/>
          <w:rPrChange w:id="214" w:author="Parks, Robbie M" w:date="2023-10-02T23:11:00Z">
            <w:rPr>
              <w:color w:val="000000" w:themeColor="text1"/>
              <w:lang w:val="en-US"/>
            </w:rPr>
          </w:rPrChange>
        </w:rPr>
        <w:t>heat exposure under moderate workloads (234–349 W</w:t>
      </w:r>
      <w:del w:id="215" w:author="Parks, Robbie M" w:date="2023-10-02T23:11:00Z">
        <w:r w:rsidRPr="007A2D28">
          <w:rPr>
            <w:i/>
            <w:iCs/>
            <w:color w:val="000000"/>
            <w:lang w:val="en-US"/>
          </w:rPr>
          <w:delText>).</w:delText>
        </w:r>
      </w:del>
      <w:ins w:id="216" w:author="Parks, Robbie M" w:date="2023-10-02T23:11:00Z">
        <w:r w:rsidRPr="007A2D28">
          <w:rPr>
            <w:i/>
            <w:iCs/>
            <w:color w:val="000000"/>
            <w:lang w:val="en-US"/>
          </w:rPr>
          <w:t>)</w:t>
        </w:r>
      </w:ins>
      <w:r w:rsidRPr="007A2D28">
        <w:rPr>
          <w:i/>
          <w:iCs/>
          <w:color w:val="000000"/>
          <w:vertAlign w:val="superscript"/>
          <w:lang w:val="en-US"/>
          <w:rPrChange w:id="217" w:author="Parks, Robbie M" w:date="2023-10-02T23:11:00Z">
            <w:rPr>
              <w:color w:val="000000" w:themeColor="text1"/>
              <w:vertAlign w:val="superscript"/>
              <w:lang w:val="en-US"/>
            </w:rPr>
          </w:rPrChange>
        </w:rPr>
        <w:t>4</w:t>
      </w:r>
      <w:ins w:id="218" w:author="Parks, Robbie M" w:date="2023-10-02T23:11:00Z">
        <w:r w:rsidRPr="007A2D28">
          <w:rPr>
            <w:i/>
            <w:iCs/>
            <w:color w:val="000000"/>
            <w:lang w:val="en-US"/>
          </w:rPr>
          <w:t xml:space="preserve"> and it is used widely in environmental epidemiological research.</w:t>
        </w:r>
        <w:r w:rsidRPr="007A2D28">
          <w:rPr>
            <w:i/>
            <w:iCs/>
            <w:color w:val="000000"/>
            <w:vertAlign w:val="superscript"/>
            <w:lang w:val="en-US"/>
          </w:rPr>
          <w:t>5-6</w:t>
        </w:r>
      </w:ins>
    </w:p>
    <w:p w14:paraId="0333C480" w14:textId="77777777" w:rsidR="00505A2B" w:rsidRDefault="00505A2B" w:rsidP="006E6099">
      <w:pPr>
        <w:jc w:val="both"/>
        <w:rPr>
          <w:color w:val="000000"/>
          <w:lang w:val="en-US"/>
        </w:rPr>
      </w:pPr>
    </w:p>
    <w:p w14:paraId="74005836" w14:textId="78E31B20" w:rsidR="006E6099" w:rsidRPr="006D5AC7" w:rsidRDefault="006E6099" w:rsidP="006E6099">
      <w:pPr>
        <w:jc w:val="both"/>
        <w:rPr>
          <w:lang w:val="en-US"/>
        </w:rPr>
      </w:pPr>
      <w:r w:rsidRPr="006D5AC7">
        <w:rPr>
          <w:color w:val="000000"/>
          <w:lang w:val="en-US"/>
        </w:rPr>
        <w:t xml:space="preserve">And this to the revised supplement </w:t>
      </w:r>
      <w:r w:rsidRPr="006D5AC7">
        <w:rPr>
          <w:lang w:val="en-US"/>
        </w:rPr>
        <w:t xml:space="preserve">(P. </w:t>
      </w:r>
      <w:r w:rsidR="006D0D30" w:rsidRPr="006D5AC7">
        <w:rPr>
          <w:lang w:val="en-US"/>
        </w:rPr>
        <w:t>4</w:t>
      </w:r>
      <w:r w:rsidRPr="006D5AC7">
        <w:rPr>
          <w:lang w:val="en-US"/>
        </w:rPr>
        <w:t xml:space="preserve">, Lines </w:t>
      </w:r>
      <w:r w:rsidR="006D0D30" w:rsidRPr="006D5AC7">
        <w:rPr>
          <w:lang w:val="en-US"/>
        </w:rPr>
        <w:t>74</w:t>
      </w:r>
      <w:r w:rsidRPr="006D5AC7">
        <w:rPr>
          <w:lang w:val="en-US"/>
        </w:rPr>
        <w:t>-</w:t>
      </w:r>
      <w:r w:rsidR="006D0D30" w:rsidRPr="006D5AC7">
        <w:rPr>
          <w:lang w:val="en-US"/>
        </w:rPr>
        <w:t>81</w:t>
      </w:r>
      <w:r w:rsidRPr="006D5AC7">
        <w:rPr>
          <w:lang w:val="en-US"/>
        </w:rPr>
        <w:t>):</w:t>
      </w:r>
    </w:p>
    <w:p w14:paraId="4C45149D" w14:textId="77777777" w:rsidR="006E6099" w:rsidRPr="006D5AC7" w:rsidRDefault="006E6099" w:rsidP="006E6099">
      <w:pPr>
        <w:jc w:val="both"/>
        <w:rPr>
          <w:lang w:val="en-US"/>
        </w:rPr>
      </w:pPr>
    </w:p>
    <w:p w14:paraId="04F7D61B" w14:textId="77777777" w:rsidR="006D0D30" w:rsidRPr="006D0D30" w:rsidRDefault="006D0D30">
      <w:pPr>
        <w:jc w:val="both"/>
        <w:rPr>
          <w:i/>
          <w:iCs/>
          <w:vertAlign w:val="superscript"/>
          <w:lang w:val="en-US"/>
        </w:rPr>
      </w:pPr>
      <w:ins w:id="219" w:author="Parks, Robbie M" w:date="2023-10-02T23:11:00Z">
        <w:r w:rsidRPr="006D5AC7">
          <w:rPr>
            <w:i/>
            <w:iCs/>
            <w:lang w:val="en-US"/>
          </w:rPr>
          <w:t xml:space="preserve">WBGT is a heat stress metric widely used in environmental epidemiology to assess associations between heat and human health across a range of contexts. </w:t>
        </w:r>
        <w:r w:rsidRPr="006D5AC7">
          <w:rPr>
            <w:i/>
            <w:iCs/>
            <w:vertAlign w:val="superscript"/>
            <w:lang w:val="en-US"/>
          </w:rPr>
          <w:t>13,14</w:t>
        </w:r>
        <w:r w:rsidRPr="006D5AC7">
          <w:rPr>
            <w:i/>
            <w:iCs/>
            <w:lang w:val="en-US"/>
          </w:rPr>
          <w:t xml:space="preserve"> WBGT accounts for the non-linear interactions between air temperature, humidity, air speeds, and solar radiation.</w:t>
        </w:r>
        <w:r w:rsidRPr="006D5AC7">
          <w:rPr>
            <w:i/>
            <w:iCs/>
            <w:vertAlign w:val="superscript"/>
            <w:lang w:val="en-US"/>
          </w:rPr>
          <w:t>15</w:t>
        </w:r>
        <w:r w:rsidRPr="006D5AC7">
          <w:rPr>
            <w:i/>
            <w:iCs/>
            <w:lang w:val="en-US"/>
          </w:rPr>
          <w:t xml:space="preserve"> But given that incarcerated people spend the vast majority of their time indoors and thus solar radiation is negligible, here we estimate indoor, or shaded, </w:t>
        </w:r>
        <w:proofErr w:type="spellStart"/>
        <w:r w:rsidRPr="006D5AC7">
          <w:rPr>
            <w:i/>
            <w:iCs/>
            <w:lang w:val="en-US"/>
          </w:rPr>
          <w:t>WBGT</w:t>
        </w:r>
        <w:r w:rsidRPr="006D5AC7">
          <w:rPr>
            <w:i/>
            <w:iCs/>
            <w:vertAlign w:val="subscript"/>
            <w:lang w:val="en-US"/>
          </w:rPr>
          <w:t>max</w:t>
        </w:r>
        <w:proofErr w:type="spellEnd"/>
        <w:r w:rsidRPr="006D5AC7">
          <w:rPr>
            <w:i/>
            <w:iCs/>
            <w:lang w:val="en-US"/>
          </w:rPr>
          <w:t xml:space="preserve"> (Supplementary Information).</w:t>
        </w:r>
        <w:r w:rsidRPr="006D5AC7">
          <w:rPr>
            <w:i/>
            <w:iCs/>
            <w:vertAlign w:val="superscript"/>
            <w:lang w:val="en-US"/>
          </w:rPr>
          <w:t>15</w:t>
        </w:r>
        <w:r w:rsidRPr="006D5AC7">
          <w:rPr>
            <w:i/>
            <w:iCs/>
            <w:lang w:val="en-US"/>
          </w:rPr>
          <w:t xml:space="preserve"> </w:t>
        </w:r>
      </w:ins>
      <w:r w:rsidRPr="006D5AC7">
        <w:rPr>
          <w:i/>
          <w:iCs/>
          <w:lang w:val="en-US"/>
          <w:rPrChange w:id="220" w:author="Parks, Robbie M" w:date="2023-10-02T23:11:00Z">
            <w:rPr>
              <w:color w:val="000000" w:themeColor="text1"/>
              <w:lang w:val="en-US"/>
            </w:rPr>
          </w:rPrChange>
        </w:rPr>
        <w:t xml:space="preserve">Exposure is defined as the number of days per year that </w:t>
      </w:r>
      <w:proofErr w:type="spellStart"/>
      <w:r w:rsidRPr="006D5AC7">
        <w:rPr>
          <w:i/>
          <w:iCs/>
          <w:lang w:val="en-US"/>
          <w:rPrChange w:id="221" w:author="Parks, Robbie M" w:date="2023-10-02T23:11:00Z">
            <w:rPr>
              <w:color w:val="000000" w:themeColor="text1"/>
              <w:lang w:val="en-US"/>
            </w:rPr>
          </w:rPrChange>
        </w:rPr>
        <w:t>WBGT</w:t>
      </w:r>
      <w:r w:rsidRPr="006D5AC7">
        <w:rPr>
          <w:i/>
          <w:iCs/>
          <w:vertAlign w:val="subscript"/>
          <w:lang w:val="en-US"/>
          <w:rPrChange w:id="222" w:author="Parks, Robbie M" w:date="2023-10-02T23:11:00Z">
            <w:rPr>
              <w:color w:val="000000" w:themeColor="text1"/>
              <w:vertAlign w:val="subscript"/>
              <w:lang w:val="en-US"/>
            </w:rPr>
          </w:rPrChange>
        </w:rPr>
        <w:t>max</w:t>
      </w:r>
      <w:proofErr w:type="spellEnd"/>
      <w:r w:rsidRPr="006D5AC7">
        <w:rPr>
          <w:i/>
          <w:iCs/>
          <w:vertAlign w:val="subscript"/>
          <w:lang w:val="en-US"/>
          <w:rPrChange w:id="223" w:author="Parks, Robbie M" w:date="2023-10-02T23:11:00Z">
            <w:rPr>
              <w:color w:val="000000" w:themeColor="text1"/>
              <w:vertAlign w:val="subscript"/>
              <w:lang w:val="en-US"/>
            </w:rPr>
          </w:rPrChange>
        </w:rPr>
        <w:t xml:space="preserve"> </w:t>
      </w:r>
      <w:r w:rsidRPr="006D5AC7">
        <w:rPr>
          <w:i/>
          <w:iCs/>
          <w:lang w:val="en-US"/>
          <w:rPrChange w:id="224" w:author="Parks, Robbie M" w:date="2023-10-02T23:11:00Z">
            <w:rPr>
              <w:color w:val="000000" w:themeColor="text1"/>
              <w:lang w:val="en-US"/>
            </w:rPr>
          </w:rPrChange>
        </w:rPr>
        <w:t>exceeded 28°C multiplied by the total estimated incarcerated population exposed (person-days per year).</w:t>
      </w:r>
      <w:ins w:id="225" w:author="Parks, Robbie M" w:date="2023-10-02T23:11:00Z">
        <w:r w:rsidRPr="006D5AC7">
          <w:rPr>
            <w:i/>
            <w:iCs/>
            <w:vertAlign w:val="superscript"/>
            <w:lang w:val="en-US"/>
          </w:rPr>
          <w:t>16</w:t>
        </w:r>
      </w:ins>
    </w:p>
    <w:p w14:paraId="00000066" w14:textId="363406DB" w:rsidR="00C17AED" w:rsidRPr="00DD3DA0" w:rsidRDefault="00000000">
      <w:pPr>
        <w:jc w:val="both"/>
        <w:rPr>
          <w:lang w:val="en-US"/>
        </w:rPr>
      </w:pPr>
      <w:r w:rsidRPr="00E03C33">
        <w:rPr>
          <w:color w:val="000000"/>
          <w:highlight w:val="yellow"/>
          <w:lang w:val="en-US"/>
        </w:rPr>
        <w:br/>
      </w:r>
      <w:sdt>
        <w:sdtPr>
          <w:rPr>
            <w:lang w:val="en-US"/>
          </w:rPr>
          <w:tag w:val="goog_rdk_2"/>
          <w:id w:val="154114920"/>
        </w:sdtPr>
        <w:sdtContent/>
      </w:sdt>
      <w:r w:rsidRPr="00E03C33">
        <w:rPr>
          <w:b/>
          <w:color w:val="000000"/>
          <w:lang w:val="en-US"/>
        </w:rPr>
        <w:t>2. Why did the authors not analyze the urban heat island effect? Is there a higher impervious surface area around prisons that could contribute to this phenomenon?</w:t>
      </w:r>
    </w:p>
    <w:p w14:paraId="74C449F9" w14:textId="5D8B17F5" w:rsidR="001C688D" w:rsidRDefault="001C688D">
      <w:pPr>
        <w:jc w:val="both"/>
        <w:rPr>
          <w:rFonts w:ascii="Times New Roman" w:eastAsia="Times New Roman" w:hAnsi="Times New Roman" w:cs="Times New Roman"/>
          <w:lang w:val="en-US"/>
        </w:rPr>
      </w:pPr>
    </w:p>
    <w:p w14:paraId="622C7315" w14:textId="1AAE7316" w:rsidR="001C688D" w:rsidRDefault="001C688D">
      <w:pPr>
        <w:jc w:val="both"/>
        <w:rPr>
          <w:color w:val="000000"/>
          <w:lang w:val="en-US"/>
        </w:rPr>
      </w:pPr>
      <w:r>
        <w:rPr>
          <w:color w:val="000000"/>
          <w:lang w:val="en-US"/>
        </w:rPr>
        <w:t xml:space="preserve">Investigating the relationship between surface heat islands of carceral facilities and amplified air temperatures (or more complex heat stress indices like </w:t>
      </w:r>
      <w:proofErr w:type="spellStart"/>
      <w:r>
        <w:rPr>
          <w:color w:val="000000"/>
          <w:lang w:val="en-US"/>
        </w:rPr>
        <w:t>WBGTmax</w:t>
      </w:r>
      <w:proofErr w:type="spellEnd"/>
      <w:r>
        <w:rPr>
          <w:color w:val="000000"/>
          <w:lang w:val="en-US"/>
        </w:rPr>
        <w:t xml:space="preserve"> used in our analysis) compared to the areas surrounding individual facilities is indeed a novel question. But it is outside the scope of our analysis in this </w:t>
      </w:r>
      <w:r w:rsidR="00423F05">
        <w:rPr>
          <w:color w:val="000000"/>
          <w:lang w:val="en-US"/>
        </w:rPr>
        <w:t>Brief Commentary</w:t>
      </w:r>
      <w:r>
        <w:rPr>
          <w:color w:val="000000"/>
          <w:lang w:val="en-US"/>
        </w:rPr>
        <w:t xml:space="preserve">. Our objective is the map recent </w:t>
      </w:r>
      <w:r>
        <w:rPr>
          <w:color w:val="000000"/>
          <w:lang w:val="en-US"/>
        </w:rPr>
        <w:lastRenderedPageBreak/>
        <w:t xml:space="preserve">exposure and changes in exposure over time at the location of the facilities themselves, as well as compared recent exposure at carceral to population-weight state-wide and national exposure. We do not aim to understand how the build environment of </w:t>
      </w:r>
      <w:r w:rsidRPr="00E03C33">
        <w:rPr>
          <w:color w:val="000000"/>
          <w:lang w:val="en-US"/>
        </w:rPr>
        <w:t>carceral</w:t>
      </w:r>
      <w:r>
        <w:rPr>
          <w:color w:val="000000"/>
          <w:lang w:val="en-US"/>
        </w:rPr>
        <w:t xml:space="preserve"> may or may </w:t>
      </w:r>
      <w:r w:rsidRPr="00B142E3">
        <w:rPr>
          <w:color w:val="000000"/>
          <w:lang w:val="en-US"/>
        </w:rPr>
        <w:t xml:space="preserve">not be amplifying the local climate conditions at each facility, which is how surface urban, or in this case carceral, heat island </w:t>
      </w:r>
      <w:r w:rsidR="003C190C" w:rsidRPr="00B142E3">
        <w:rPr>
          <w:color w:val="000000"/>
          <w:lang w:val="en-US"/>
        </w:rPr>
        <w:t>is</w:t>
      </w:r>
      <w:r w:rsidRPr="00B142E3">
        <w:rPr>
          <w:color w:val="000000"/>
          <w:lang w:val="en-US"/>
        </w:rPr>
        <w:t xml:space="preserve"> defined. Further, we note that recent research from Europe suggests that when humidity is accounted for, the urban heat island may not be as ubiquitous as prior believed when measuring humid heat indices tied to human health </w:t>
      </w:r>
      <w:r w:rsidR="006E6099" w:rsidRPr="00B142E3">
        <w:rPr>
          <w:color w:val="000000"/>
          <w:lang w:val="en-US"/>
        </w:rPr>
        <w:t>(Chakraborty</w:t>
      </w:r>
      <w:r w:rsidR="006E6099" w:rsidRPr="00B142E3" w:rsidDel="006E6099">
        <w:rPr>
          <w:color w:val="000000"/>
          <w:lang w:val="en-US"/>
        </w:rPr>
        <w:t xml:space="preserve"> </w:t>
      </w:r>
      <w:r w:rsidR="006E6099" w:rsidRPr="00B142E3">
        <w:rPr>
          <w:i/>
          <w:iCs/>
          <w:color w:val="000000"/>
          <w:lang w:val="en-US"/>
        </w:rPr>
        <w:t>et al</w:t>
      </w:r>
      <w:r w:rsidR="006E6099" w:rsidRPr="00B142E3">
        <w:rPr>
          <w:color w:val="000000"/>
          <w:lang w:val="en-US"/>
        </w:rPr>
        <w:t xml:space="preserve">. 2023). </w:t>
      </w:r>
      <w:r w:rsidRPr="00B142E3">
        <w:rPr>
          <w:color w:val="000000"/>
          <w:lang w:val="en-US"/>
        </w:rPr>
        <w:t>Indeed</w:t>
      </w:r>
      <w:r>
        <w:rPr>
          <w:color w:val="000000"/>
          <w:lang w:val="en-US"/>
        </w:rPr>
        <w:t>, prior global-scale research</w:t>
      </w:r>
      <w:r w:rsidR="001106E9">
        <w:rPr>
          <w:color w:val="000000"/>
          <w:lang w:val="en-US"/>
        </w:rPr>
        <w:t xml:space="preserve"> (</w:t>
      </w:r>
      <w:proofErr w:type="spellStart"/>
      <w:r w:rsidR="001106E9">
        <w:rPr>
          <w:color w:val="000000"/>
          <w:lang w:val="en-US"/>
        </w:rPr>
        <w:t>Manoli</w:t>
      </w:r>
      <w:proofErr w:type="spellEnd"/>
      <w:r w:rsidR="001106E9">
        <w:rPr>
          <w:color w:val="000000"/>
          <w:lang w:val="en-US"/>
        </w:rPr>
        <w:t xml:space="preserve"> </w:t>
      </w:r>
      <w:r w:rsidR="001106E9">
        <w:rPr>
          <w:i/>
          <w:iCs/>
          <w:color w:val="000000"/>
          <w:lang w:val="en-US"/>
        </w:rPr>
        <w:t xml:space="preserve">et al. </w:t>
      </w:r>
      <w:r w:rsidR="001106E9">
        <w:rPr>
          <w:color w:val="000000"/>
          <w:lang w:val="en-US"/>
        </w:rPr>
        <w:t>2019</w:t>
      </w:r>
      <w:proofErr w:type="gramStart"/>
      <w:r w:rsidR="001106E9">
        <w:rPr>
          <w:color w:val="000000"/>
          <w:lang w:val="en-US"/>
        </w:rPr>
        <w:t>)</w:t>
      </w:r>
      <w:r w:rsidR="001106E9">
        <w:rPr>
          <w:i/>
          <w:iCs/>
          <w:color w:val="000000"/>
          <w:lang w:val="en-US"/>
        </w:rPr>
        <w:t xml:space="preserve"> </w:t>
      </w:r>
      <w:r>
        <w:rPr>
          <w:color w:val="000000"/>
          <w:lang w:val="en-US"/>
        </w:rPr>
        <w:t>,</w:t>
      </w:r>
      <w:proofErr w:type="gramEnd"/>
      <w:r>
        <w:rPr>
          <w:color w:val="000000"/>
          <w:lang w:val="en-US"/>
        </w:rPr>
        <w:t xml:space="preserve"> suggests that surface urban heat islands are not ubiquitous either, as in dry climates urban green infrastructures (which does exist at carceral facilities) may cool surface temperatures compared to the surrounding (or background) environment.</w:t>
      </w:r>
    </w:p>
    <w:p w14:paraId="15334C42" w14:textId="77777777" w:rsidR="001C688D" w:rsidRDefault="001C688D">
      <w:pPr>
        <w:jc w:val="both"/>
        <w:rPr>
          <w:color w:val="000000"/>
          <w:lang w:val="en-US"/>
        </w:rPr>
      </w:pPr>
    </w:p>
    <w:p w14:paraId="041D0675" w14:textId="2666A5A7" w:rsidR="001C688D" w:rsidRPr="00CA5CC2" w:rsidRDefault="004B572A">
      <w:pPr>
        <w:jc w:val="both"/>
        <w:rPr>
          <w:lang w:val="en-US"/>
        </w:rPr>
      </w:pPr>
      <w:r>
        <w:rPr>
          <w:color w:val="000000"/>
          <w:lang w:val="en-US"/>
        </w:rPr>
        <w:t>Nevertheless</w:t>
      </w:r>
      <w:r w:rsidR="002226FA">
        <w:rPr>
          <w:color w:val="000000"/>
          <w:lang w:val="en-US"/>
        </w:rPr>
        <w:t>, w</w:t>
      </w:r>
      <w:r w:rsidR="001C688D">
        <w:rPr>
          <w:color w:val="000000"/>
          <w:lang w:val="en-US"/>
        </w:rPr>
        <w:t xml:space="preserve">e have added language to clarify that increases in </w:t>
      </w:r>
      <w:r w:rsidR="002226FA">
        <w:rPr>
          <w:color w:val="000000"/>
          <w:lang w:val="en-US"/>
        </w:rPr>
        <w:t xml:space="preserve">air </w:t>
      </w:r>
      <w:r w:rsidR="001C688D">
        <w:rPr>
          <w:color w:val="000000"/>
          <w:lang w:val="en-US"/>
        </w:rPr>
        <w:t xml:space="preserve">temperatures </w:t>
      </w:r>
      <w:r w:rsidR="002226FA">
        <w:rPr>
          <w:color w:val="000000"/>
          <w:lang w:val="en-US"/>
        </w:rPr>
        <w:t xml:space="preserve">at any given location </w:t>
      </w:r>
      <w:r w:rsidR="001C688D">
        <w:rPr>
          <w:color w:val="000000"/>
          <w:lang w:val="en-US"/>
        </w:rPr>
        <w:t>are a combination of anthropogenic climate change</w:t>
      </w:r>
      <w:r w:rsidR="002226FA">
        <w:rPr>
          <w:color w:val="000000"/>
          <w:lang w:val="en-US"/>
        </w:rPr>
        <w:t xml:space="preserve">, </w:t>
      </w:r>
      <w:r w:rsidR="001C688D">
        <w:rPr>
          <w:color w:val="000000"/>
          <w:lang w:val="en-US"/>
        </w:rPr>
        <w:t>land-</w:t>
      </w:r>
      <w:proofErr w:type="gramStart"/>
      <w:r w:rsidR="001C688D">
        <w:rPr>
          <w:color w:val="000000"/>
          <w:lang w:val="en-US"/>
        </w:rPr>
        <w:t>use</w:t>
      </w:r>
      <w:proofErr w:type="gramEnd"/>
      <w:r w:rsidR="001C688D">
        <w:rPr>
          <w:color w:val="000000"/>
          <w:lang w:val="en-US"/>
        </w:rPr>
        <w:t xml:space="preserve"> and land-cover change</w:t>
      </w:r>
      <w:r w:rsidR="002226FA">
        <w:rPr>
          <w:color w:val="000000"/>
          <w:lang w:val="en-US"/>
        </w:rPr>
        <w:t xml:space="preserve"> </w:t>
      </w:r>
      <w:r w:rsidR="002226FA" w:rsidRPr="00CA5CC2">
        <w:rPr>
          <w:lang w:val="en-US"/>
        </w:rPr>
        <w:t xml:space="preserve">(P. </w:t>
      </w:r>
      <w:r w:rsidR="005B4A40" w:rsidRPr="00CA5CC2">
        <w:rPr>
          <w:lang w:val="en-US"/>
        </w:rPr>
        <w:t>6</w:t>
      </w:r>
      <w:r w:rsidR="002226FA" w:rsidRPr="00CA5CC2">
        <w:rPr>
          <w:lang w:val="en-US"/>
        </w:rPr>
        <w:t xml:space="preserve">, Lines </w:t>
      </w:r>
      <w:r w:rsidR="000B0F51" w:rsidRPr="00CA5CC2">
        <w:rPr>
          <w:lang w:val="en-US"/>
        </w:rPr>
        <w:t>138</w:t>
      </w:r>
      <w:r w:rsidR="002226FA" w:rsidRPr="00CA5CC2">
        <w:rPr>
          <w:lang w:val="en-US"/>
        </w:rPr>
        <w:t>-</w:t>
      </w:r>
      <w:r w:rsidR="000B0F51" w:rsidRPr="00CA5CC2">
        <w:rPr>
          <w:lang w:val="en-US"/>
        </w:rPr>
        <w:t>140</w:t>
      </w:r>
      <w:r w:rsidR="002226FA" w:rsidRPr="00CA5CC2">
        <w:rPr>
          <w:lang w:val="en-US"/>
        </w:rPr>
        <w:t>):</w:t>
      </w:r>
    </w:p>
    <w:p w14:paraId="55EBA6D2" w14:textId="77777777" w:rsidR="002226FA" w:rsidRPr="00CA5CC2" w:rsidRDefault="002226FA">
      <w:pPr>
        <w:jc w:val="both"/>
        <w:rPr>
          <w:lang w:val="en-US"/>
        </w:rPr>
      </w:pPr>
    </w:p>
    <w:p w14:paraId="7802D5A5" w14:textId="2357847A" w:rsidR="003B4140" w:rsidRDefault="003B4140">
      <w:pPr>
        <w:jc w:val="both"/>
        <w:rPr>
          <w:color w:val="000000"/>
          <w:lang w:val="en-US"/>
        </w:rPr>
      </w:pPr>
      <w:del w:id="226" w:author="Parks, Robbie M" w:date="2023-10-02T23:11:00Z">
        <w:r w:rsidRPr="00CA5CC2">
          <w:rPr>
            <w:i/>
            <w:iCs/>
            <w:color w:val="000000"/>
            <w:lang w:val="en"/>
          </w:rPr>
          <w:delText>This</w:delText>
        </w:r>
      </w:del>
      <w:ins w:id="227" w:author="Parks, Robbie M" w:date="2023-10-02T23:11:00Z">
        <w:r w:rsidRPr="00CA5CC2">
          <w:rPr>
            <w:i/>
            <w:iCs/>
            <w:color w:val="000000"/>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CA5CC2">
          <w:rPr>
            <w:i/>
            <w:iCs/>
            <w:color w:val="000000"/>
            <w:vertAlign w:val="superscript"/>
            <w:lang w:val="en-US"/>
          </w:rPr>
          <w:t>3,16</w:t>
        </w:r>
      </w:ins>
      <w:r w:rsidRPr="00CA5CC2">
        <w:rPr>
          <w:i/>
          <w:iCs/>
          <w:color w:val="000000"/>
          <w:vertAlign w:val="superscript"/>
          <w:lang w:val="en-US"/>
        </w:rPr>
        <w:t xml:space="preserve"> </w:t>
      </w:r>
      <w:r w:rsidRPr="00CA5CC2">
        <w:rPr>
          <w:color w:val="000000"/>
          <w:lang w:val="en-US"/>
        </w:rPr>
        <w:t>[…]</w:t>
      </w:r>
    </w:p>
    <w:p w14:paraId="2222F5B8" w14:textId="77777777" w:rsidR="00E21A94" w:rsidRPr="003B4140" w:rsidRDefault="00E21A94">
      <w:pPr>
        <w:jc w:val="both"/>
        <w:rPr>
          <w:i/>
          <w:iCs/>
          <w:color w:val="000000"/>
          <w:vertAlign w:val="superscript"/>
          <w:lang w:val="en-US"/>
        </w:rPr>
      </w:pPr>
    </w:p>
    <w:p w14:paraId="0000006D" w14:textId="6255F735" w:rsidR="00C17AED" w:rsidRPr="009E508F" w:rsidRDefault="001C688D">
      <w:pPr>
        <w:jc w:val="both"/>
        <w:rPr>
          <w:lang w:val="en-US"/>
        </w:rPr>
      </w:pPr>
      <w:r>
        <w:rPr>
          <w:color w:val="000000"/>
          <w:lang w:val="en-US"/>
        </w:rPr>
        <w:t>Additionally, w</w:t>
      </w:r>
      <w:r w:rsidRPr="00E03C33">
        <w:rPr>
          <w:color w:val="000000"/>
          <w:lang w:val="en-US"/>
        </w:rPr>
        <w:t xml:space="preserve">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 xml:space="preserve">. This discussion can be found in the revised </w:t>
      </w:r>
      <w:r w:rsidRPr="001D5F0F">
        <w:rPr>
          <w:lang w:val="en-US"/>
        </w:rPr>
        <w:t xml:space="preserve">manuscript (P. </w:t>
      </w:r>
      <w:r w:rsidR="0060424D" w:rsidRPr="001D5F0F">
        <w:rPr>
          <w:lang w:val="en-US"/>
        </w:rPr>
        <w:t>7</w:t>
      </w:r>
      <w:r w:rsidRPr="001D5F0F">
        <w:rPr>
          <w:lang w:val="en-US"/>
        </w:rPr>
        <w:t xml:space="preserve">, Lines </w:t>
      </w:r>
      <w:r w:rsidR="0060424D" w:rsidRPr="001D5F0F">
        <w:rPr>
          <w:lang w:val="en-US"/>
        </w:rPr>
        <w:t>150</w:t>
      </w:r>
      <w:r w:rsidRPr="001D5F0F">
        <w:rPr>
          <w:lang w:val="en-US"/>
        </w:rPr>
        <w:t>-</w:t>
      </w:r>
      <w:r w:rsidR="0060424D" w:rsidRPr="001D5F0F">
        <w:rPr>
          <w:lang w:val="en-US"/>
        </w:rPr>
        <w:t>161</w:t>
      </w:r>
      <w:r w:rsidRPr="001D5F0F">
        <w:rPr>
          <w:lang w:val="en-US"/>
        </w:rPr>
        <w:t>):</w:t>
      </w:r>
    </w:p>
    <w:p w14:paraId="0000006E" w14:textId="77777777" w:rsidR="00C17AED" w:rsidRPr="0060424D" w:rsidRDefault="00C17AED">
      <w:pPr>
        <w:jc w:val="both"/>
        <w:rPr>
          <w:lang w:val="en-US"/>
        </w:rPr>
      </w:pPr>
    </w:p>
    <w:p w14:paraId="29FF7E19" w14:textId="77777777" w:rsidR="0060424D" w:rsidRPr="0060424D" w:rsidRDefault="0060424D" w:rsidP="0060424D">
      <w:pPr>
        <w:jc w:val="both"/>
        <w:rPr>
          <w:ins w:id="228" w:author="Parks, Robbie M" w:date="2023-10-02T23:11:00Z"/>
          <w:i/>
          <w:iCs/>
          <w:lang w:val="en-US"/>
        </w:rPr>
      </w:pPr>
      <w:ins w:id="229" w:author="Parks, Robbie M" w:date="2023-10-02T23:11:00Z">
        <w:r w:rsidRPr="0060424D">
          <w:rPr>
            <w:i/>
            <w:iCs/>
            <w:lang w:val="en-US"/>
          </w:rPr>
          <w:t>That we found carceral facilities are systematically exposed to an increasing number of potentially hazardous heat days compared to other areas of the United States is plausible for several reasons. First, carceral facilities are often built where there is availability of low-cost land and limited resistance of local communities.</w:t>
        </w:r>
        <w:r w:rsidRPr="0060424D">
          <w:rPr>
            <w:i/>
            <w:iCs/>
            <w:vertAlign w:val="superscript"/>
            <w:lang w:val="en-US"/>
          </w:rPr>
          <w:t>20</w:t>
        </w:r>
        <w:r w:rsidRPr="0060424D">
          <w:rPr>
            <w:i/>
            <w:iCs/>
            <w:lang w:val="en-US"/>
          </w:rPr>
          <w:t xml:space="preserve"> In many states, areas that meet these criteria are in sparsely populated desert or swampy environments.</w:t>
        </w:r>
        <w:r w:rsidRPr="0060424D">
          <w:rPr>
            <w:i/>
            <w:iCs/>
            <w:vertAlign w:val="superscript"/>
            <w:lang w:val="en-US"/>
          </w:rPr>
          <w:t>6</w:t>
        </w:r>
        <w:r w:rsidRPr="0060424D">
          <w:rPr>
            <w:i/>
            <w:iCs/>
            <w:lang w:val="en-US"/>
          </w:rPr>
          <w:t xml:space="preserve"> Zoning laws in urban environments and security issues also favor construction in isolated, desert-like areas.</w:t>
        </w:r>
        <w:r w:rsidRPr="0060424D">
          <w:rPr>
            <w:i/>
            <w:iCs/>
            <w:vertAlign w:val="superscript"/>
            <w:lang w:val="en-US"/>
          </w:rPr>
          <w:t>20</w:t>
        </w:r>
        <w:r w:rsidRPr="0060424D">
          <w:rPr>
            <w:i/>
            <w:iCs/>
            <w:lang w:val="en-US"/>
          </w:rPr>
          <w:t xml:space="preserve"> Florida is an exception likely due to the north-south climate gradient, with a relative dearth of carceral facilities in the most hot-humid, but economically wealthy and densely populated southern tip. We found that the top-four most exposed states to potentially hazardous heat days per year were Texas, Florida, Arizona, and Louisiana, all of which do not provide universal air conditioning to all their prisons,</w:t>
        </w:r>
        <w:r w:rsidRPr="0060424D">
          <w:rPr>
            <w:i/>
            <w:iCs/>
            <w:vertAlign w:val="superscript"/>
            <w:lang w:val="en-US"/>
          </w:rPr>
          <w:t>21</w:t>
        </w:r>
        <w:r w:rsidRPr="0060424D">
          <w:rPr>
            <w:i/>
            <w:iCs/>
            <w:lang w:val="en-US"/>
          </w:rPr>
          <w:t xml:space="preserve"> potentially creating a double burden of increased exposure and vulnerability.</w:t>
        </w:r>
      </w:ins>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sdt>
      <w:r w:rsidRPr="00E03C33">
        <w:rPr>
          <w:b/>
          <w:color w:val="000000"/>
          <w:lang w:val="en-US"/>
        </w:rPr>
        <w:t xml:space="preserve">3. In addition to exposure, where are the relative risks of health outcomes? It is not informative if we only have exposure, as Nature Medicine is a health-focused </w:t>
      </w:r>
      <w:proofErr w:type="gramStart"/>
      <w:r w:rsidRPr="00E03C33">
        <w:rPr>
          <w:b/>
          <w:color w:val="000000"/>
          <w:lang w:val="en-US"/>
        </w:rPr>
        <w:t>journal</w:t>
      </w:r>
      <w:proofErr w:type="gramEnd"/>
      <w:r w:rsidRPr="00E03C33">
        <w:rPr>
          <w:b/>
          <w:color w:val="000000"/>
          <w:lang w:val="en-US"/>
        </w:rPr>
        <w:t xml:space="preserve">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4" w14:textId="271FDAF9" w:rsidR="00C17AED" w:rsidRPr="00E03C33" w:rsidRDefault="00000000" w:rsidP="00923AED">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w:t>
      </w:r>
      <w:r w:rsidR="00BD41AA">
        <w:rPr>
          <w:color w:val="000000"/>
          <w:lang w:val="en-US"/>
        </w:rPr>
        <w:t xml:space="preserve"> </w:t>
      </w:r>
    </w:p>
    <w:p w14:paraId="5F29D7CD" w14:textId="1D004640" w:rsidR="00B73D4D" w:rsidRPr="009E508F" w:rsidRDefault="00000000" w:rsidP="00B73D4D">
      <w:pPr>
        <w:jc w:val="both"/>
        <w:rPr>
          <w:lang w:val="en-US"/>
        </w:rPr>
      </w:pPr>
      <w:r w:rsidRPr="00E03C33">
        <w:rPr>
          <w:color w:val="000000"/>
          <w:lang w:val="en-US"/>
        </w:rPr>
        <w:t xml:space="preserve">As a Brief Communication, the purpose of this work is to highlight rapidly emerging and hugely impactful health-relevant issues, which we argue this work clearly does. </w:t>
      </w:r>
      <w:r w:rsidR="00911606">
        <w:rPr>
          <w:color w:val="000000"/>
          <w:lang w:val="en-US"/>
        </w:rPr>
        <w:t xml:space="preserve">We have added a </w:t>
      </w:r>
      <w:r w:rsidR="00911606">
        <w:rPr>
          <w:color w:val="000000"/>
          <w:lang w:val="en-US"/>
        </w:rPr>
        <w:lastRenderedPageBreak/>
        <w:t xml:space="preserve">brief </w:t>
      </w:r>
      <w:r w:rsidR="00911606" w:rsidRPr="001A0CB1">
        <w:rPr>
          <w:color w:val="000000"/>
          <w:lang w:val="en-US"/>
        </w:rPr>
        <w:t>discussion of factors influencing vulnerability to heat stress in the revised manuscript</w:t>
      </w:r>
      <w:r w:rsidR="00B73D4D" w:rsidRPr="001A0CB1">
        <w:rPr>
          <w:color w:val="000000"/>
          <w:lang w:val="en-US"/>
        </w:rPr>
        <w:t xml:space="preserve"> </w:t>
      </w:r>
      <w:r w:rsidR="00B73D4D" w:rsidRPr="001A0CB1">
        <w:rPr>
          <w:lang w:val="en-US"/>
        </w:rPr>
        <w:t xml:space="preserve">(P. </w:t>
      </w:r>
      <w:r w:rsidR="00AC1F6E" w:rsidRPr="001A0CB1">
        <w:rPr>
          <w:lang w:val="en-US"/>
        </w:rPr>
        <w:t>8</w:t>
      </w:r>
      <w:r w:rsidR="00B73D4D" w:rsidRPr="001A0CB1">
        <w:rPr>
          <w:lang w:val="en-US"/>
        </w:rPr>
        <w:t xml:space="preserve">, Lines </w:t>
      </w:r>
      <w:r w:rsidR="00AC1F6E" w:rsidRPr="001A0CB1">
        <w:rPr>
          <w:lang w:val="en-US"/>
        </w:rPr>
        <w:t>174</w:t>
      </w:r>
      <w:r w:rsidR="00B73D4D" w:rsidRPr="001A0CB1">
        <w:rPr>
          <w:lang w:val="en-US"/>
        </w:rPr>
        <w:t>-</w:t>
      </w:r>
      <w:r w:rsidR="00AC1F6E" w:rsidRPr="001A0CB1">
        <w:rPr>
          <w:lang w:val="en-US"/>
        </w:rPr>
        <w:t>182</w:t>
      </w:r>
      <w:r w:rsidR="00B73D4D" w:rsidRPr="001A0CB1">
        <w:rPr>
          <w:lang w:val="en-US"/>
        </w:rPr>
        <w:t>):</w:t>
      </w:r>
    </w:p>
    <w:p w14:paraId="7BDD58A7" w14:textId="77777777" w:rsidR="00B73D4D" w:rsidRDefault="00B73D4D" w:rsidP="008A615A">
      <w:pPr>
        <w:jc w:val="both"/>
        <w:rPr>
          <w:lang w:val="en-US"/>
        </w:rPr>
      </w:pPr>
    </w:p>
    <w:p w14:paraId="2BB133AF" w14:textId="7DA1EA91" w:rsidR="001106E9" w:rsidRDefault="00AC1F6E" w:rsidP="008A615A">
      <w:pPr>
        <w:jc w:val="both"/>
        <w:rPr>
          <w:i/>
          <w:iCs/>
          <w:lang w:val="en-US"/>
        </w:rPr>
      </w:pPr>
      <w:del w:id="230" w:author="Parks, Robbie M" w:date="2023-10-02T23:11:00Z">
        <w:r w:rsidRPr="00AC1F6E">
          <w:rPr>
            <w:i/>
            <w:iCs/>
            <w:lang w:val="en-US"/>
          </w:rPr>
          <w:delText>From a climatic perspective, we find that 1998 and 2010 were</w:delText>
        </w:r>
      </w:del>
      <w:ins w:id="231" w:author="Parks, Robbie M" w:date="2023-10-02T23:11:00Z">
        <w:r w:rsidRPr="00AC1F6E">
          <w:rPr>
            <w:i/>
            <w:iCs/>
            <w:lang w:val="en-US"/>
          </w:rPr>
          <w:t>Though there have been recent declines,</w:t>
        </w:r>
      </w:ins>
      <w:r w:rsidRPr="00AC1F6E">
        <w:rPr>
          <w:i/>
          <w:iCs/>
          <w:lang w:val="en-US"/>
          <w:rPrChange w:id="232" w:author="Parks, Robbie M" w:date="2023-10-02T23:11:00Z">
            <w:rPr>
              <w:color w:val="000000" w:themeColor="text1"/>
              <w:lang w:val="en-US"/>
            </w:rPr>
          </w:rPrChange>
        </w:rPr>
        <w:t xml:space="preserve"> the </w:t>
      </w:r>
      <w:del w:id="233" w:author="Parks, Robbie M" w:date="2023-10-02T23:11:00Z">
        <w:r w:rsidRPr="00AC1F6E">
          <w:rPr>
            <w:i/>
            <w:iCs/>
            <w:lang w:val="en-US"/>
          </w:rPr>
          <w:delText xml:space="preserve">worst two years, respectively, for heat disparities between </w:delText>
        </w:r>
      </w:del>
      <w:r w:rsidRPr="00AC1F6E">
        <w:rPr>
          <w:i/>
          <w:iCs/>
          <w:lang w:val="en-US"/>
          <w:rPrChange w:id="234" w:author="Parks, Robbie M" w:date="2023-10-02T23:11:00Z">
            <w:rPr>
              <w:color w:val="000000" w:themeColor="text1"/>
              <w:lang w:val="en-US"/>
            </w:rPr>
          </w:rPrChange>
        </w:rPr>
        <w:t xml:space="preserve">incarcerated </w:t>
      </w:r>
      <w:del w:id="235" w:author="Parks, Robbie M" w:date="2023-10-02T23:11:00Z">
        <w:r w:rsidRPr="00AC1F6E">
          <w:rPr>
            <w:i/>
            <w:iCs/>
            <w:lang w:val="en-US"/>
          </w:rPr>
          <w:delText xml:space="preserve">and non-incarcerated populations in </w:delText>
        </w:r>
      </w:del>
      <w:ins w:id="236" w:author="Parks, Robbie M" w:date="2023-10-02T23:11:00Z">
        <w:r w:rsidRPr="00AC1F6E">
          <w:rPr>
            <w:i/>
            <w:iCs/>
            <w:lang w:val="en-US"/>
          </w:rPr>
          <w:t xml:space="preserve">population of </w:t>
        </w:r>
      </w:ins>
      <w:r w:rsidRPr="00AC1F6E">
        <w:rPr>
          <w:i/>
          <w:iCs/>
          <w:lang w:val="en-US"/>
          <w:rPrChange w:id="237" w:author="Parks, Robbie M" w:date="2023-10-02T23:11:00Z">
            <w:rPr>
              <w:color w:val="000000" w:themeColor="text1"/>
              <w:lang w:val="en-US"/>
            </w:rPr>
          </w:rPrChange>
        </w:rPr>
        <w:t>the United States</w:t>
      </w:r>
      <w:del w:id="238" w:author="Parks, Robbie M" w:date="2023-10-02T23:11:00Z">
        <w:r w:rsidRPr="00AC1F6E">
          <w:rPr>
            <w:i/>
            <w:iCs/>
            <w:lang w:val="en-US"/>
          </w:rPr>
          <w:delText>. These two years were</w:delText>
        </w:r>
      </w:del>
      <w:ins w:id="239" w:author="Parks, Robbie M" w:date="2023-10-02T23:11:00Z">
        <w:r w:rsidRPr="00AC1F6E">
          <w:rPr>
            <w:i/>
            <w:iCs/>
            <w:lang w:val="en-US"/>
          </w:rPr>
          <w:t xml:space="preserve"> has in increased by 500% over the past four decades</w:t>
        </w:r>
      </w:ins>
      <w:sdt>
        <w:sdtPr>
          <w:rPr>
            <w:i/>
            <w:iCs/>
            <w:lang w:val="en-US"/>
          </w:rPr>
          <w:tag w:val="goog_rdk_7"/>
          <w:id w:val="2013340404"/>
        </w:sdtPr>
        <w:sdtContent/>
      </w:sdt>
      <w:ins w:id="240" w:author="Parks, Robbie M" w:date="2023-10-02T23:11:00Z">
        <w:r w:rsidRPr="00AC1F6E">
          <w:rPr>
            <w:i/>
            <w:iCs/>
            <w:lang w:val="en-US"/>
          </w:rPr>
          <w:t>.</w:t>
        </w:r>
        <w:r w:rsidRPr="00AC1F6E">
          <w:rPr>
            <w:i/>
            <w:iCs/>
            <w:vertAlign w:val="superscript"/>
            <w:lang w:val="en-US"/>
          </w:rPr>
          <w:t>25</w:t>
        </w:r>
        <w:r w:rsidRPr="00AC1F6E">
          <w:rPr>
            <w:i/>
            <w:iCs/>
            <w:lang w:val="en-US"/>
          </w:rPr>
          <w:t xml:space="preserve"> People of color have consistently been overrepresented in carceral facilities and compose an estimated two-thirds of the total incarcerated population. The prison population is</w:t>
        </w:r>
      </w:ins>
      <w:r w:rsidRPr="00AC1F6E">
        <w:rPr>
          <w:i/>
          <w:iCs/>
          <w:lang w:val="en-US"/>
          <w:rPrChange w:id="241" w:author="Parks, Robbie M" w:date="2023-10-02T23:11:00Z">
            <w:rPr>
              <w:color w:val="000000" w:themeColor="text1"/>
              <w:lang w:val="en-US"/>
            </w:rPr>
          </w:rPrChange>
        </w:rPr>
        <w:t xml:space="preserve"> also </w:t>
      </w:r>
      <w:del w:id="242" w:author="Parks, Robbie M" w:date="2023-10-02T23:11:00Z">
        <w:r w:rsidRPr="00AC1F6E">
          <w:rPr>
            <w:i/>
            <w:iCs/>
            <w:lang w:val="en-US"/>
          </w:rPr>
          <w:delText>strong El Niño events.</w:delText>
        </w:r>
        <w:r w:rsidRPr="00AC1F6E">
          <w:rPr>
            <w:i/>
            <w:iCs/>
            <w:vertAlign w:val="superscript"/>
            <w:lang w:val="en-US"/>
          </w:rPr>
          <w:delText>14</w:delText>
        </w:r>
        <w:r w:rsidRPr="00AC1F6E">
          <w:rPr>
            <w:i/>
            <w:iCs/>
            <w:lang w:val="en-US"/>
          </w:rPr>
          <w:delText xml:space="preserve"> While El Niño affected other years during 1982 - 2020, our findings suggest that El Niño may be an important precursor</w:delText>
        </w:r>
      </w:del>
      <w:ins w:id="243" w:author="Parks, Robbie M" w:date="2023-10-02T23:11:00Z">
        <w:r w:rsidRPr="00AC1F6E">
          <w:rPr>
            <w:i/>
            <w:iCs/>
            <w:lang w:val="en-US"/>
          </w:rPr>
          <w:t xml:space="preserve">aging, with </w:t>
        </w:r>
      </w:ins>
      <w:sdt>
        <w:sdtPr>
          <w:rPr>
            <w:i/>
            <w:iCs/>
            <w:lang w:val="en-US"/>
          </w:rPr>
          <w:tag w:val="goog_rdk_8"/>
          <w:id w:val="1195512334"/>
        </w:sdtPr>
        <w:sdtContent/>
      </w:sdt>
      <w:ins w:id="244" w:author="Parks, Robbie M" w:date="2023-10-02T23:11:00Z">
        <w:r w:rsidRPr="00AC1F6E">
          <w:rPr>
            <w:i/>
            <w:iCs/>
            <w:lang w:val="en-US"/>
          </w:rPr>
          <w:t>1 in 7 serving life in prison,</w:t>
        </w:r>
        <w:r w:rsidRPr="00AC1F6E">
          <w:rPr>
            <w:i/>
            <w:iCs/>
            <w:vertAlign w:val="superscript"/>
            <w:lang w:val="en-US"/>
          </w:rPr>
          <w:t>26</w:t>
        </w:r>
        <w:r w:rsidRPr="00AC1F6E">
          <w:rPr>
            <w:i/>
            <w:iCs/>
            <w:lang w:val="en-US"/>
          </w:rPr>
          <w:t xml:space="preserve"> potentially resulting in potentially greater heat vulnerability</w:t>
        </w:r>
      </w:ins>
      <w:r w:rsidRPr="00AC1F6E">
        <w:rPr>
          <w:i/>
          <w:iCs/>
          <w:lang w:val="en-US"/>
          <w:rPrChange w:id="245" w:author="Parks, Robbie M" w:date="2023-10-02T23:11:00Z">
            <w:rPr>
              <w:color w:val="000000" w:themeColor="text1"/>
              <w:lang w:val="en-US"/>
            </w:rPr>
          </w:rPrChange>
        </w:rPr>
        <w:t xml:space="preserve"> to </w:t>
      </w:r>
      <w:ins w:id="246" w:author="Parks, Robbie M" w:date="2023-10-02T23:11:00Z">
        <w:r w:rsidRPr="00AC1F6E">
          <w:rPr>
            <w:i/>
            <w:iCs/>
            <w:lang w:val="en-US"/>
          </w:rPr>
          <w:t>those incarcerated.</w:t>
        </w:r>
      </w:ins>
    </w:p>
    <w:p w14:paraId="58A1F588" w14:textId="77777777" w:rsidR="00AC1F6E" w:rsidRDefault="00AC1F6E" w:rsidP="008A615A">
      <w:pPr>
        <w:jc w:val="both"/>
        <w:rPr>
          <w:i/>
          <w:iCs/>
          <w:lang w:val="en-US"/>
        </w:rPr>
      </w:pPr>
    </w:p>
    <w:p w14:paraId="7DEB7F9A" w14:textId="77777777" w:rsidR="001106E9" w:rsidRDefault="001106E9" w:rsidP="008A615A">
      <w:pPr>
        <w:jc w:val="both"/>
        <w:rPr>
          <w:b/>
          <w:bCs/>
          <w:i/>
          <w:iCs/>
          <w:lang w:val="en-US"/>
        </w:rPr>
      </w:pPr>
      <w:r w:rsidRPr="006D2B04">
        <w:rPr>
          <w:b/>
          <w:bCs/>
          <w:lang w:val="en-US"/>
        </w:rPr>
        <w:t>References</w:t>
      </w:r>
    </w:p>
    <w:p w14:paraId="6EC972DC" w14:textId="77777777" w:rsidR="001106E9" w:rsidRDefault="001106E9" w:rsidP="001106E9">
      <w:pPr>
        <w:jc w:val="both"/>
        <w:rPr>
          <w:color w:val="000000"/>
          <w:lang w:val="en-US"/>
        </w:rPr>
      </w:pPr>
      <w:r w:rsidRPr="006E6099">
        <w:rPr>
          <w:color w:val="000000"/>
          <w:lang w:val="en-US"/>
        </w:rPr>
        <w:t xml:space="preserve">Chakraborty, T., Venter, Z. S., Qian, Y., &amp; Lee, X. (2022). Lower urban humidity moderates outdoor heat stress. </w:t>
      </w:r>
      <w:proofErr w:type="spellStart"/>
      <w:r w:rsidRPr="006E6099">
        <w:rPr>
          <w:color w:val="000000"/>
          <w:lang w:val="en-US"/>
        </w:rPr>
        <w:t>Agu</w:t>
      </w:r>
      <w:proofErr w:type="spellEnd"/>
      <w:r w:rsidRPr="006E6099">
        <w:rPr>
          <w:color w:val="000000"/>
          <w:lang w:val="en-US"/>
        </w:rPr>
        <w:t xml:space="preserve"> Advances, 3(5), e2022AV000729.</w:t>
      </w:r>
    </w:p>
    <w:p w14:paraId="2F28DC8B" w14:textId="77777777" w:rsidR="001106E9" w:rsidRDefault="001106E9" w:rsidP="008A615A">
      <w:pPr>
        <w:jc w:val="both"/>
        <w:rPr>
          <w:b/>
          <w:bCs/>
          <w:i/>
          <w:iCs/>
          <w:lang w:val="en-US"/>
        </w:rPr>
      </w:pPr>
    </w:p>
    <w:p w14:paraId="00000076" w14:textId="54BAF305" w:rsidR="00C17AED" w:rsidRPr="006D2B04" w:rsidRDefault="001106E9" w:rsidP="008A615A">
      <w:pPr>
        <w:jc w:val="both"/>
        <w:rPr>
          <w:rFonts w:ascii="Times New Roman" w:eastAsia="Times New Roman" w:hAnsi="Times New Roman" w:cs="Times New Roman"/>
          <w:lang w:val="en-US"/>
        </w:rPr>
      </w:pPr>
      <w:proofErr w:type="spellStart"/>
      <w:r w:rsidRPr="006D2B04">
        <w:rPr>
          <w:lang w:val="en-US"/>
        </w:rPr>
        <w:t>Manoli</w:t>
      </w:r>
      <w:proofErr w:type="spellEnd"/>
      <w:r w:rsidRPr="006D2B04">
        <w:rPr>
          <w:lang w:val="en-US"/>
        </w:rPr>
        <w:t xml:space="preserve">, G., </w:t>
      </w:r>
      <w:proofErr w:type="spellStart"/>
      <w:r w:rsidRPr="006D2B04">
        <w:rPr>
          <w:lang w:val="en-US"/>
        </w:rPr>
        <w:t>Fatichi</w:t>
      </w:r>
      <w:proofErr w:type="spellEnd"/>
      <w:r w:rsidRPr="006D2B04">
        <w:rPr>
          <w:lang w:val="en-US"/>
        </w:rPr>
        <w:t xml:space="preserve">, S., </w:t>
      </w:r>
      <w:proofErr w:type="spellStart"/>
      <w:r w:rsidRPr="006D2B04">
        <w:rPr>
          <w:lang w:val="en-US"/>
        </w:rPr>
        <w:t>Schläpfer</w:t>
      </w:r>
      <w:proofErr w:type="spellEnd"/>
      <w:r w:rsidRPr="006D2B04">
        <w:rPr>
          <w:lang w:val="en-US"/>
        </w:rPr>
        <w:t xml:space="preserve">, M., Yu, K., Crowther, T. W., Meili, N., ... &amp; </w:t>
      </w:r>
      <w:proofErr w:type="spellStart"/>
      <w:r w:rsidRPr="006D2B04">
        <w:rPr>
          <w:lang w:val="en-US"/>
        </w:rPr>
        <w:t>Bou-Zeid</w:t>
      </w:r>
      <w:proofErr w:type="spellEnd"/>
      <w:r w:rsidRPr="006D2B04">
        <w:rPr>
          <w:lang w:val="en-US"/>
        </w:rPr>
        <w:t>, E. (2019). Magnitude of urban heat islands largely explained by climate and population. Nature, 573(7772), 55-60.</w:t>
      </w:r>
      <w:r w:rsidR="00B73D4D" w:rsidRPr="006D2B04">
        <w:rPr>
          <w:lang w:val="en-US"/>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5252E769"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w:t>
      </w:r>
      <w:r w:rsidR="00E62F87">
        <w:rPr>
          <w:color w:val="000000"/>
          <w:lang w:val="en-US"/>
        </w:rPr>
        <w:t>, and for rating our paper as ‘excellent’</w:t>
      </w:r>
      <w:r w:rsidRPr="00E03C33">
        <w:rPr>
          <w:color w:val="000000"/>
          <w:lang w:val="en-US"/>
        </w:rPr>
        <w:t>.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54C36FAF" w:rsidR="00C17AED" w:rsidRPr="00A17252"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w:t>
      </w:r>
      <w:r w:rsidR="00477F34">
        <w:rPr>
          <w:color w:val="000000"/>
          <w:lang w:val="en-US"/>
        </w:rPr>
        <w:t>in</w:t>
      </w:r>
      <w:r w:rsidRPr="00E03C33">
        <w:rPr>
          <w:color w:val="000000"/>
          <w:lang w:val="en-US"/>
        </w:rPr>
        <w:t xml:space="preserve"> the revised </w:t>
      </w:r>
      <w:r w:rsidRPr="00A17252">
        <w:rPr>
          <w:color w:val="000000"/>
          <w:lang w:val="en-US"/>
        </w:rPr>
        <w:t xml:space="preserve">manuscript, (e.g., </w:t>
      </w:r>
      <w:r w:rsidRPr="00A17252">
        <w:rPr>
          <w:lang w:val="en-US"/>
        </w:rPr>
        <w:t>P</w:t>
      </w:r>
      <w:r w:rsidR="00CA28C3" w:rsidRPr="00A17252">
        <w:rPr>
          <w:lang w:val="en-US"/>
        </w:rPr>
        <w:t>P</w:t>
      </w:r>
      <w:r w:rsidRPr="00A17252">
        <w:rPr>
          <w:lang w:val="en-US"/>
        </w:rPr>
        <w:t xml:space="preserve">. </w:t>
      </w:r>
      <w:r w:rsidR="00CA28C3" w:rsidRPr="00A17252">
        <w:rPr>
          <w:lang w:val="en-US"/>
        </w:rPr>
        <w:t>4-5</w:t>
      </w:r>
      <w:r w:rsidRPr="00A17252">
        <w:rPr>
          <w:lang w:val="en-US"/>
        </w:rPr>
        <w:t xml:space="preserve">, Lines </w:t>
      </w:r>
      <w:r w:rsidR="00CA28C3" w:rsidRPr="00A17252">
        <w:rPr>
          <w:lang w:val="en-US"/>
        </w:rPr>
        <w:t>95</w:t>
      </w:r>
      <w:r w:rsidRPr="00A17252">
        <w:rPr>
          <w:lang w:val="en-US"/>
        </w:rPr>
        <w:t>-</w:t>
      </w:r>
      <w:r w:rsidR="00CA28C3" w:rsidRPr="00A17252">
        <w:rPr>
          <w:lang w:val="en-US"/>
        </w:rPr>
        <w:t>97</w:t>
      </w:r>
      <w:r w:rsidRPr="00A17252">
        <w:rPr>
          <w:lang w:val="en-US"/>
        </w:rPr>
        <w:t>):</w:t>
      </w:r>
    </w:p>
    <w:p w14:paraId="00000083" w14:textId="77777777" w:rsidR="00C17AED" w:rsidRPr="00A17252" w:rsidRDefault="00C17AED">
      <w:pPr>
        <w:jc w:val="both"/>
        <w:rPr>
          <w:lang w:val="en-US"/>
        </w:rPr>
      </w:pPr>
    </w:p>
    <w:p w14:paraId="621E2B89" w14:textId="77777777" w:rsidR="00044A2C" w:rsidRDefault="00044A2C">
      <w:pPr>
        <w:jc w:val="both"/>
        <w:rPr>
          <w:i/>
          <w:iCs/>
          <w:lang w:val="en-US"/>
        </w:rPr>
      </w:pPr>
      <w:r w:rsidRPr="00A17252">
        <w:rPr>
          <w:i/>
          <w:iCs/>
          <w:lang w:val="en-US"/>
          <w:rPrChange w:id="247" w:author="Parks, Robbie M" w:date="2023-10-02T23:11:00Z">
            <w:rPr>
              <w:color w:val="000000" w:themeColor="text1"/>
              <w:lang w:val="en-US"/>
            </w:rPr>
          </w:rPrChange>
        </w:rPr>
        <w:t>State prisons accounted for 61% (24.</w:t>
      </w:r>
      <w:del w:id="248" w:author="Parks, Robbie M" w:date="2023-10-02T23:11:00Z">
        <w:r w:rsidRPr="00A17252">
          <w:rPr>
            <w:i/>
            <w:iCs/>
            <w:lang w:val="en-US"/>
          </w:rPr>
          <w:delText>48</w:delText>
        </w:r>
      </w:del>
      <w:ins w:id="249" w:author="Parks, Robbie M" w:date="2023-10-02T23:11:00Z">
        <w:r w:rsidRPr="00A17252">
          <w:rPr>
            <w:i/>
            <w:iCs/>
            <w:lang w:val="en-US"/>
          </w:rPr>
          <w:t>5</w:t>
        </w:r>
      </w:ins>
      <w:r w:rsidRPr="00A17252">
        <w:rPr>
          <w:i/>
          <w:iCs/>
          <w:lang w:val="en-US"/>
          <w:rPrChange w:id="250" w:author="Parks, Robbie M" w:date="2023-10-02T23:11:00Z">
            <w:rPr>
              <w:color w:val="000000" w:themeColor="text1"/>
              <w:lang w:val="en-US"/>
            </w:rPr>
          </w:rPrChange>
        </w:rPr>
        <w:t xml:space="preserve"> million person-days) of total exposure (Figure 1a), followed by county </w:t>
      </w:r>
      <w:del w:id="251" w:author="Parks, Robbie M" w:date="2023-10-02T23:11:00Z">
        <w:r w:rsidRPr="00A17252">
          <w:rPr>
            <w:i/>
            <w:iCs/>
            <w:lang w:val="en-US"/>
          </w:rPr>
          <w:delText>prisons</w:delText>
        </w:r>
      </w:del>
      <w:ins w:id="252" w:author="Parks, Robbie M" w:date="2023-10-02T23:11:00Z">
        <w:r w:rsidRPr="00A17252">
          <w:rPr>
            <w:i/>
            <w:iCs/>
            <w:lang w:val="en-US"/>
          </w:rPr>
          <w:t>jails</w:t>
        </w:r>
      </w:ins>
      <w:r w:rsidRPr="00A17252">
        <w:rPr>
          <w:i/>
          <w:iCs/>
          <w:lang w:val="en-US"/>
          <w:rPrChange w:id="253" w:author="Parks, Robbie M" w:date="2023-10-02T23:11:00Z">
            <w:rPr>
              <w:color w:val="000000" w:themeColor="text1"/>
              <w:lang w:val="en-US"/>
            </w:rPr>
          </w:rPrChange>
        </w:rPr>
        <w:t xml:space="preserve"> (11.</w:t>
      </w:r>
      <w:del w:id="254" w:author="Parks, Robbie M" w:date="2023-10-02T23:11:00Z">
        <w:r w:rsidRPr="00A17252">
          <w:rPr>
            <w:i/>
            <w:iCs/>
            <w:lang w:val="en-US"/>
          </w:rPr>
          <w:delText>09</w:delText>
        </w:r>
      </w:del>
      <w:ins w:id="255" w:author="Parks, Robbie M" w:date="2023-10-02T23:11:00Z">
        <w:r w:rsidRPr="00A17252">
          <w:rPr>
            <w:i/>
            <w:iCs/>
            <w:lang w:val="en-US"/>
          </w:rPr>
          <w:t>1</w:t>
        </w:r>
      </w:ins>
      <w:r w:rsidRPr="00A17252">
        <w:rPr>
          <w:i/>
          <w:iCs/>
          <w:lang w:val="en-US"/>
          <w:rPrChange w:id="256" w:author="Parks, Robbie M" w:date="2023-10-02T23:11:00Z">
            <w:rPr>
              <w:color w:val="000000" w:themeColor="text1"/>
              <w:lang w:val="en-US"/>
            </w:rPr>
          </w:rPrChange>
        </w:rPr>
        <w:t xml:space="preserve"> million person-days; 27%).</w:t>
      </w:r>
    </w:p>
    <w:p w14:paraId="00000085" w14:textId="4BFDC93E"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b. Immigration detention facilities are included in the HIFLD </w:t>
      </w:r>
      <w:proofErr w:type="gramStart"/>
      <w:r w:rsidRPr="00E03C33">
        <w:rPr>
          <w:b/>
          <w:color w:val="000000"/>
          <w:lang w:val="en-US"/>
        </w:rPr>
        <w:t>data</w:t>
      </w:r>
      <w:proofErr w:type="gramEnd"/>
      <w:r w:rsidRPr="00E03C33">
        <w:rPr>
          <w:b/>
          <w:color w:val="000000"/>
          <w:lang w:val="en-US"/>
        </w:rPr>
        <w:t xml:space="preserve">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1033724D" w:rsidR="00C17AED" w:rsidRPr="00D47391" w:rsidRDefault="00000000">
      <w:pPr>
        <w:jc w:val="both"/>
        <w:rPr>
          <w:lang w:val="en-US"/>
        </w:rPr>
      </w:pPr>
      <w:r w:rsidRPr="00D47391">
        <w:rPr>
          <w:color w:val="000000"/>
          <w:lang w:val="en-US"/>
        </w:rPr>
        <w:t xml:space="preserve">We </w:t>
      </w:r>
      <w:r w:rsidRPr="00D47391">
        <w:rPr>
          <w:lang w:val="en-US"/>
        </w:rPr>
        <w:t xml:space="preserve">have added mention of </w:t>
      </w:r>
      <w:r w:rsidRPr="00D47391">
        <w:rPr>
          <w:color w:val="000000"/>
          <w:lang w:val="en-US"/>
        </w:rPr>
        <w:t xml:space="preserve">immigration detention facilities to the </w:t>
      </w:r>
      <w:r w:rsidRPr="00D47391">
        <w:rPr>
          <w:lang w:val="en-US"/>
        </w:rPr>
        <w:t xml:space="preserve">revised manuscript (P. </w:t>
      </w:r>
      <w:r w:rsidR="00C5104A" w:rsidRPr="00D47391">
        <w:rPr>
          <w:lang w:val="en-US"/>
        </w:rPr>
        <w:t>3</w:t>
      </w:r>
      <w:r w:rsidRPr="00D47391">
        <w:rPr>
          <w:lang w:val="en-US"/>
        </w:rPr>
        <w:t xml:space="preserve">, Lines </w:t>
      </w:r>
      <w:r w:rsidR="00C5104A" w:rsidRPr="00D47391">
        <w:rPr>
          <w:lang w:val="en-US"/>
        </w:rPr>
        <w:t>66</w:t>
      </w:r>
      <w:r w:rsidRPr="00D47391">
        <w:rPr>
          <w:lang w:val="en-US"/>
        </w:rPr>
        <w:t>-</w:t>
      </w:r>
      <w:r w:rsidR="00C5104A" w:rsidRPr="00D47391">
        <w:rPr>
          <w:lang w:val="en-US"/>
        </w:rPr>
        <w:t>69</w:t>
      </w:r>
      <w:r w:rsidRPr="00D47391">
        <w:rPr>
          <w:lang w:val="en-US"/>
        </w:rPr>
        <w:t>):</w:t>
      </w:r>
    </w:p>
    <w:p w14:paraId="00000089" w14:textId="77777777" w:rsidR="00C17AED" w:rsidRPr="00D47391" w:rsidRDefault="00C17AED">
      <w:pPr>
        <w:jc w:val="both"/>
        <w:rPr>
          <w:lang w:val="en-US"/>
        </w:rPr>
      </w:pPr>
    </w:p>
    <w:p w14:paraId="68022A68" w14:textId="22E1E716" w:rsidR="00880CA8" w:rsidRPr="00C5104A" w:rsidRDefault="00C5104A">
      <w:pPr>
        <w:jc w:val="both"/>
        <w:rPr>
          <w:i/>
          <w:iCs/>
          <w:lang w:val="en-US"/>
        </w:rPr>
      </w:pPr>
      <w:r w:rsidRPr="00D47391">
        <w:rPr>
          <w:i/>
          <w:iCs/>
          <w:lang w:val="en-US"/>
          <w:rPrChange w:id="257" w:author="Parks, Robbie M" w:date="2023-10-02T23:11:00Z">
            <w:rPr>
              <w:color w:val="000000" w:themeColor="text1"/>
              <w:lang w:val="en-US"/>
            </w:rPr>
          </w:rPrChange>
        </w:rPr>
        <w:t xml:space="preserve">Here, we evaluate recent exposure to and the trends of </w:t>
      </w:r>
      <w:del w:id="258" w:author="Parks, Robbie M" w:date="2023-10-02T23:11:00Z">
        <w:r w:rsidRPr="00D47391">
          <w:rPr>
            <w:i/>
            <w:iCs/>
            <w:lang w:val="en-US"/>
          </w:rPr>
          <w:delText>dangerous humid</w:delText>
        </w:r>
      </w:del>
      <w:ins w:id="259" w:author="Parks, Robbie M" w:date="2023-10-02T23:11:00Z">
        <w:r w:rsidRPr="00D47391">
          <w:rPr>
            <w:i/>
            <w:iCs/>
            <w:lang w:val="en-US"/>
          </w:rPr>
          <w:t>potentially hazardous</w:t>
        </w:r>
      </w:ins>
      <w:r w:rsidRPr="00D47391">
        <w:rPr>
          <w:i/>
          <w:iCs/>
          <w:lang w:val="en-US"/>
          <w:rPrChange w:id="260" w:author="Parks, Robbie M" w:date="2023-10-02T23:11:00Z">
            <w:rPr>
              <w:color w:val="000000" w:themeColor="text1"/>
              <w:lang w:val="en-US"/>
            </w:rPr>
          </w:rPrChange>
        </w:rPr>
        <w:t xml:space="preserve"> heat conditions during 1982 - 2020 for all 4,078 operational and populated carceral facilities (referring to prisons, jails, </w:t>
      </w:r>
      <w:ins w:id="261" w:author="Parks, Robbie M" w:date="2023-10-02T23:11:00Z">
        <w:r w:rsidRPr="00D47391">
          <w:rPr>
            <w:i/>
            <w:iCs/>
            <w:lang w:val="en-US"/>
          </w:rPr>
          <w:t xml:space="preserve">immigration detention facilities, </w:t>
        </w:r>
      </w:ins>
      <w:r w:rsidRPr="00D47391">
        <w:rPr>
          <w:i/>
          <w:iCs/>
          <w:lang w:val="en-US"/>
          <w:rPrChange w:id="262" w:author="Parks, Robbie M" w:date="2023-10-02T23:11:00Z">
            <w:rPr>
              <w:color w:val="000000" w:themeColor="text1"/>
              <w:lang w:val="en-US"/>
            </w:rPr>
          </w:rPrChange>
        </w:rPr>
        <w:t xml:space="preserve">and other carceral facilities) in the continental United States (Materials and Methods, </w:t>
      </w:r>
      <w:del w:id="263" w:author="Parks, Robbie M" w:date="2023-10-02T23:11:00Z">
        <w:r w:rsidRPr="00D47391">
          <w:rPr>
            <w:i/>
            <w:iCs/>
            <w:lang w:val="en-US"/>
          </w:rPr>
          <w:delText>Supporting</w:delText>
        </w:r>
      </w:del>
      <w:ins w:id="264" w:author="Parks, Robbie M" w:date="2023-10-02T23:11:00Z">
        <w:r w:rsidRPr="00D47391">
          <w:rPr>
            <w:i/>
            <w:iCs/>
            <w:lang w:val="en-US"/>
          </w:rPr>
          <w:t>Supplementary</w:t>
        </w:r>
      </w:ins>
      <w:r w:rsidRPr="00D47391">
        <w:rPr>
          <w:i/>
          <w:iCs/>
          <w:lang w:val="en-US"/>
          <w:rPrChange w:id="265" w:author="Parks, Robbie M" w:date="2023-10-02T23:11:00Z">
            <w:rPr>
              <w:color w:val="000000" w:themeColor="text1"/>
              <w:lang w:val="en-US"/>
            </w:rPr>
          </w:rPrChange>
        </w:rPr>
        <w:t xml:space="preserve"> Information).</w:t>
      </w:r>
    </w:p>
    <w:p w14:paraId="449A05CD" w14:textId="77777777" w:rsidR="00C5104A" w:rsidRPr="00C43FF2" w:rsidRDefault="00C5104A">
      <w:pPr>
        <w:jc w:val="both"/>
        <w:rPr>
          <w:lang w:val="en-US"/>
        </w:rPr>
      </w:pPr>
    </w:p>
    <w:p w14:paraId="0000008C" w14:textId="3D4304ED" w:rsidR="00C17AED" w:rsidRPr="00C43FF2" w:rsidRDefault="00000000">
      <w:pPr>
        <w:jc w:val="both"/>
        <w:rPr>
          <w:lang w:val="en-US"/>
        </w:rPr>
      </w:pPr>
      <w:r w:rsidRPr="00C43FF2">
        <w:rPr>
          <w:lang w:val="en-US"/>
        </w:rPr>
        <w:t>We now also include S</w:t>
      </w:r>
      <w:r w:rsidRPr="00C43FF2">
        <w:rPr>
          <w:color w:val="000000"/>
          <w:lang w:val="en-US"/>
        </w:rPr>
        <w:t xml:space="preserve">upplementary </w:t>
      </w:r>
      <w:r w:rsidRPr="00C43FF2">
        <w:rPr>
          <w:lang w:val="en-US"/>
        </w:rPr>
        <w:t>F</w:t>
      </w:r>
      <w:r w:rsidRPr="00C43FF2">
        <w:rPr>
          <w:color w:val="000000"/>
          <w:lang w:val="en-US"/>
        </w:rPr>
        <w:t xml:space="preserve">igures that specifically examine particular </w:t>
      </w:r>
      <w:proofErr w:type="gramStart"/>
      <w:r w:rsidRPr="00C43FF2">
        <w:rPr>
          <w:color w:val="000000"/>
          <w:lang w:val="en-US"/>
        </w:rPr>
        <w:t>facilities</w:t>
      </w:r>
      <w:proofErr w:type="gramEnd"/>
      <w:r w:rsidRPr="00C43FF2">
        <w:rPr>
          <w:color w:val="000000"/>
          <w:lang w:val="en-US"/>
        </w:rPr>
        <w:t xml:space="preserve"> types (including ICE) (below) in the revised Supplementary </w:t>
      </w:r>
      <w:r w:rsidRPr="00C43FF2">
        <w:rPr>
          <w:lang w:val="en-US"/>
        </w:rPr>
        <w:t xml:space="preserve">Information (Supplementary Figures </w:t>
      </w:r>
      <w:r w:rsidR="0018382E" w:rsidRPr="00C43FF2">
        <w:rPr>
          <w:lang w:val="en-US"/>
        </w:rPr>
        <w:t>3</w:t>
      </w:r>
      <w:r w:rsidRPr="00C43FF2">
        <w:rPr>
          <w:lang w:val="en-US"/>
        </w:rPr>
        <w:t xml:space="preserve"> and </w:t>
      </w:r>
      <w:r w:rsidR="0018382E" w:rsidRPr="00C43FF2">
        <w:rPr>
          <w:lang w:val="en-US"/>
        </w:rPr>
        <w:t>4</w:t>
      </w:r>
      <w:r w:rsidRPr="00C43FF2">
        <w:rPr>
          <w:lang w:val="en-US"/>
        </w:rPr>
        <w:t xml:space="preserve">) and </w:t>
      </w:r>
      <w:r w:rsidRPr="00C43FF2">
        <w:rPr>
          <w:color w:val="000000"/>
          <w:lang w:val="en-US"/>
        </w:rPr>
        <w:t>revised manuscript</w:t>
      </w:r>
      <w:r w:rsidRPr="00C43FF2">
        <w:rPr>
          <w:lang w:val="en-US"/>
        </w:rPr>
        <w:t xml:space="preserve"> (P. </w:t>
      </w:r>
      <w:r w:rsidR="001B7E04" w:rsidRPr="00C43FF2">
        <w:rPr>
          <w:lang w:val="en-US"/>
        </w:rPr>
        <w:t>5</w:t>
      </w:r>
      <w:r w:rsidRPr="00C43FF2">
        <w:rPr>
          <w:lang w:val="en-US"/>
        </w:rPr>
        <w:t xml:space="preserve">, Lines </w:t>
      </w:r>
      <w:r w:rsidR="001B7E04" w:rsidRPr="00C43FF2">
        <w:rPr>
          <w:lang w:val="en-US"/>
        </w:rPr>
        <w:t>107</w:t>
      </w:r>
      <w:r w:rsidRPr="00C43FF2">
        <w:rPr>
          <w:lang w:val="en-US"/>
        </w:rPr>
        <w:t>-</w:t>
      </w:r>
      <w:r w:rsidR="001B7E04" w:rsidRPr="00C43FF2">
        <w:rPr>
          <w:lang w:val="en-US"/>
        </w:rPr>
        <w:t>109</w:t>
      </w:r>
      <w:r w:rsidRPr="00C43FF2">
        <w:rPr>
          <w:lang w:val="en-US"/>
        </w:rPr>
        <w:t>):</w:t>
      </w:r>
    </w:p>
    <w:p w14:paraId="0000008D" w14:textId="77777777" w:rsidR="00C17AED" w:rsidRPr="00C43FF2" w:rsidRDefault="00C17AED">
      <w:pPr>
        <w:jc w:val="both"/>
        <w:rPr>
          <w:lang w:val="en-US"/>
        </w:rPr>
      </w:pPr>
    </w:p>
    <w:p w14:paraId="736DE907" w14:textId="77777777" w:rsidR="0018382E" w:rsidRPr="00C43FF2" w:rsidRDefault="0018382E">
      <w:pPr>
        <w:jc w:val="both"/>
        <w:rPr>
          <w:i/>
          <w:iCs/>
          <w:lang w:val="en-US"/>
        </w:rPr>
      </w:pPr>
      <w:ins w:id="266" w:author="Parks, Robbie M" w:date="2023-10-02T23:11:00Z">
        <w:r w:rsidRPr="00C43FF2">
          <w:rPr>
            <w:i/>
            <w:iCs/>
            <w:lang w:val="en-US"/>
          </w:rPr>
          <w:lastRenderedPageBreak/>
          <w:t>We include additional analyses by further carceral facility types in the Supplementary Information (Supplementary Figures 3 – 4</w:t>
        </w:r>
      </w:ins>
      <w:r w:rsidRPr="00C43FF2">
        <w:rPr>
          <w:i/>
          <w:iCs/>
          <w:lang w:val="en-US"/>
          <w:rPrChange w:id="267" w:author="Parks, Robbie M" w:date="2023-10-02T23:11:00Z">
            <w:rPr>
              <w:color w:val="000000" w:themeColor="text1"/>
              <w:lang w:val="en-US"/>
            </w:rPr>
          </w:rPrChange>
        </w:rPr>
        <w:t>).</w:t>
      </w:r>
    </w:p>
    <w:p w14:paraId="130EBA95" w14:textId="77777777" w:rsidR="004C7C84" w:rsidRDefault="004C7C84">
      <w:pPr>
        <w:jc w:val="both"/>
        <w:rPr>
          <w:i/>
          <w:iCs/>
          <w:highlight w:val="yellow"/>
          <w:lang w:val="en-US"/>
        </w:rPr>
      </w:pPr>
    </w:p>
    <w:p w14:paraId="00000090" w14:textId="7BBFFD9A" w:rsidR="00C17AED" w:rsidRPr="00D11D8A" w:rsidRDefault="00B42883">
      <w:pPr>
        <w:jc w:val="both"/>
        <w:rPr>
          <w:rFonts w:ascii="Times New Roman" w:eastAsia="Times New Roman" w:hAnsi="Times New Roman" w:cs="Times New Roman"/>
          <w:lang w:val="en-US"/>
        </w:rPr>
      </w:pPr>
      <w:r w:rsidRPr="00D11D8A">
        <w:rPr>
          <w:noProof/>
          <w:color w:val="000000"/>
          <w:lang w:val="en-US"/>
        </w:rPr>
        <w:drawing>
          <wp:inline distT="0" distB="0" distL="0" distR="0" wp14:anchorId="11AC301D" wp14:editId="43BD52AE">
            <wp:extent cx="5727700" cy="4052298"/>
            <wp:effectExtent l="0" t="0" r="0" b="0"/>
            <wp:docPr id="1937823491" name="Picture 1937823491"/>
            <wp:cNvGraphicFramePr/>
            <a:graphic xmlns:a="http://schemas.openxmlformats.org/drawingml/2006/main">
              <a:graphicData uri="http://schemas.openxmlformats.org/drawingml/2006/picture">
                <pic:pic xmlns:pic="http://schemas.openxmlformats.org/drawingml/2006/picture">
                  <pic:nvPicPr>
                    <pic:cNvPr id="1937823491" name="Picture 1937823491"/>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768373" cy="4081074"/>
                    </a:xfrm>
                    <a:prstGeom prst="rect">
                      <a:avLst/>
                    </a:prstGeom>
                    <a:ln/>
                  </pic:spPr>
                </pic:pic>
              </a:graphicData>
            </a:graphic>
          </wp:inline>
        </w:drawing>
      </w:r>
    </w:p>
    <w:p w14:paraId="79345095" w14:textId="77777777" w:rsidR="00D11D8A" w:rsidRPr="00D11D8A" w:rsidRDefault="00D11D8A" w:rsidP="00D11D8A">
      <w:pPr>
        <w:widowControl w:val="0"/>
        <w:jc w:val="both"/>
        <w:rPr>
          <w:b/>
        </w:rPr>
      </w:pPr>
      <w:r w:rsidRPr="00D11D8A">
        <w:rPr>
          <w:b/>
        </w:rPr>
        <w:t xml:space="preserve">Supplementary Figure 3. </w:t>
      </w:r>
      <w:r w:rsidRPr="00D11D8A">
        <w:rPr>
          <w:bCs/>
        </w:rPr>
        <w:t xml:space="preserve">Mean annual exposure during 2016 - 2020 to potentially hazardous heat in </w:t>
      </w:r>
      <w:r w:rsidRPr="00D11D8A">
        <w:t>Federal</w:t>
      </w:r>
      <w:r w:rsidRPr="00D11D8A">
        <w:rPr>
          <w:bCs/>
        </w:rPr>
        <w:t xml:space="preserve"> carceral facilities within the continental United States (N = 232), measured by the number of person-days </w:t>
      </w:r>
      <w:proofErr w:type="spellStart"/>
      <w:r w:rsidRPr="00D11D8A">
        <w:rPr>
          <w:bCs/>
        </w:rPr>
        <w:t>WBGTmax</w:t>
      </w:r>
      <w:proofErr w:type="spellEnd"/>
      <w:r w:rsidRPr="00D11D8A">
        <w:rPr>
          <w:bCs/>
        </w:rPr>
        <w:t xml:space="preserve"> exceeded 28°C for incarcerated people by state and Federal facility type (Administrative, Federal Correctional Institution (FCI), Immigration and Customs Enforcement (ICE), Private, United States Penitentiary (USP), and Work camps). </w:t>
      </w:r>
    </w:p>
    <w:p w14:paraId="00000092" w14:textId="30E609F1" w:rsidR="00C17AED" w:rsidRPr="00D11D8A" w:rsidRDefault="00C17AED">
      <w:pPr>
        <w:jc w:val="both"/>
        <w:rPr>
          <w:rFonts w:ascii="Times New Roman" w:eastAsia="Times New Roman" w:hAnsi="Times New Roman" w:cs="Times New Roman"/>
          <w:lang w:val="en-US"/>
        </w:rPr>
      </w:pPr>
    </w:p>
    <w:p w14:paraId="00000093" w14:textId="341FC3D0" w:rsidR="00C17AED" w:rsidRPr="00114E39" w:rsidRDefault="00B42883" w:rsidP="00114E39">
      <w:pPr>
        <w:widowControl w:val="0"/>
        <w:jc w:val="both"/>
        <w:rPr>
          <w:b/>
        </w:rPr>
      </w:pPr>
      <w:r w:rsidRPr="00D11D8A">
        <w:rPr>
          <w:noProof/>
          <w:color w:val="000000"/>
          <w:lang w:val="en-US"/>
        </w:rPr>
        <w:lastRenderedPageBreak/>
        <w:drawing>
          <wp:inline distT="0" distB="0" distL="0" distR="0" wp14:anchorId="386A9BC4" wp14:editId="36A860B9">
            <wp:extent cx="5727700" cy="4052298"/>
            <wp:effectExtent l="0" t="0" r="0" b="0"/>
            <wp:docPr id="1940019893" name="image2.jpg"/>
            <wp:cNvGraphicFramePr/>
            <a:graphic xmlns:a="http://schemas.openxmlformats.org/drawingml/2006/main">
              <a:graphicData uri="http://schemas.openxmlformats.org/drawingml/2006/picture">
                <pic:pic xmlns:pic="http://schemas.openxmlformats.org/drawingml/2006/picture">
                  <pic:nvPicPr>
                    <pic:cNvPr id="1940019893" name="image2.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52910" cy="4070134"/>
                    </a:xfrm>
                    <a:prstGeom prst="rect">
                      <a:avLst/>
                    </a:prstGeom>
                    <a:ln/>
                  </pic:spPr>
                </pic:pic>
              </a:graphicData>
            </a:graphic>
          </wp:inline>
        </w:drawing>
      </w:r>
      <w:r w:rsidR="000F3797" w:rsidRPr="000F3797">
        <w:rPr>
          <w:bCs/>
        </w:rPr>
        <w:t xml:space="preserve"> </w:t>
      </w:r>
      <w:proofErr w:type="spellStart"/>
      <w:r w:rsidR="000F3797" w:rsidRPr="008F0973">
        <w:rPr>
          <w:bCs/>
        </w:rPr>
        <w:t>WBGTmax</w:t>
      </w:r>
      <w:proofErr w:type="spellEnd"/>
      <w:r w:rsidR="000F3797" w:rsidRPr="008F0973">
        <w:rPr>
          <w:bCs/>
        </w:rPr>
        <w:t xml:space="preserve"> exceeding 28°C) at the location of </w:t>
      </w:r>
      <w:r w:rsidR="000F3797" w:rsidRPr="008F0973">
        <w:rPr>
          <w:bCs/>
          <w:u w:val="single"/>
        </w:rPr>
        <w:t>Federal</w:t>
      </w:r>
      <w:r w:rsidR="000F3797"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000F3797" w:rsidRPr="008F0973">
        <w:rPr>
          <w:b/>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c. “southern states have the highest incarceration rates in the U.S.” (lines 106-107) this is certainly true of the imprisonment rate (which is cited) but less true of jails (</w:t>
      </w:r>
      <w:proofErr w:type="spellStart"/>
      <w:proofErr w:type="gramStart"/>
      <w:r w:rsidRPr="00E03C33">
        <w:rPr>
          <w:b/>
          <w:color w:val="000000"/>
          <w:lang w:val="en-US"/>
        </w:rPr>
        <w:t>eg</w:t>
      </w:r>
      <w:proofErr w:type="spellEnd"/>
      <w:proofErr w:type="gramEnd"/>
      <w:r w:rsidRPr="00E03C33">
        <w:rPr>
          <w:b/>
          <w:color w:val="000000"/>
          <w:lang w:val="en-US"/>
        </w:rPr>
        <w:t xml:space="preserve"> see </w:t>
      </w:r>
      <w:hyperlink r:id="rId13">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7" w14:textId="06072D1B" w:rsidR="00C17AED" w:rsidRPr="001F77F3" w:rsidRDefault="00000000">
      <w:pPr>
        <w:jc w:val="both"/>
        <w:rPr>
          <w:lang w:val="en-US"/>
        </w:rPr>
      </w:pPr>
      <w:r w:rsidRPr="00E03C33">
        <w:rPr>
          <w:color w:val="000000"/>
          <w:lang w:val="en-US"/>
        </w:rPr>
        <w:t xml:space="preserve">We </w:t>
      </w:r>
      <w:r w:rsidRPr="00E03C33">
        <w:rPr>
          <w:lang w:val="en-US"/>
        </w:rPr>
        <w:t xml:space="preserve">now specified that </w:t>
      </w:r>
      <w:r w:rsidRPr="001F77F3">
        <w:rPr>
          <w:lang w:val="en-US"/>
        </w:rPr>
        <w:t xml:space="preserve">Southern states have the highest imprisonment rates </w:t>
      </w:r>
      <w:r w:rsidR="008133A8" w:rsidRPr="001F77F3">
        <w:rPr>
          <w:lang w:val="en-US"/>
        </w:rPr>
        <w:t xml:space="preserve">in the United States </w:t>
      </w:r>
      <w:r w:rsidRPr="001F77F3">
        <w:rPr>
          <w:lang w:val="en-US"/>
        </w:rPr>
        <w:t>i</w:t>
      </w:r>
      <w:r w:rsidRPr="001F77F3">
        <w:rPr>
          <w:color w:val="000000"/>
          <w:lang w:val="en-US"/>
        </w:rPr>
        <w:t>n the revised manuscript</w:t>
      </w:r>
      <w:r w:rsidRPr="001F77F3">
        <w:rPr>
          <w:lang w:val="en-US"/>
        </w:rPr>
        <w:t xml:space="preserve"> (P. </w:t>
      </w:r>
      <w:r w:rsidR="006227EF" w:rsidRPr="001F77F3">
        <w:rPr>
          <w:lang w:val="en-US"/>
        </w:rPr>
        <w:t>6</w:t>
      </w:r>
      <w:r w:rsidRPr="001F77F3">
        <w:rPr>
          <w:lang w:val="en-US"/>
        </w:rPr>
        <w:t xml:space="preserve">, Lines </w:t>
      </w:r>
      <w:r w:rsidR="006227EF" w:rsidRPr="001F77F3">
        <w:rPr>
          <w:lang w:val="en-US"/>
        </w:rPr>
        <w:t>138</w:t>
      </w:r>
      <w:r w:rsidRPr="001F77F3">
        <w:rPr>
          <w:lang w:val="en-US"/>
        </w:rPr>
        <w:t>-</w:t>
      </w:r>
      <w:r w:rsidR="006227EF" w:rsidRPr="001F77F3">
        <w:rPr>
          <w:lang w:val="en-US"/>
        </w:rPr>
        <w:t>143</w:t>
      </w:r>
      <w:r w:rsidRPr="001F77F3">
        <w:rPr>
          <w:lang w:val="en-US"/>
        </w:rPr>
        <w:t>):</w:t>
      </w:r>
    </w:p>
    <w:p w14:paraId="00000098" w14:textId="77777777" w:rsidR="00C17AED" w:rsidRPr="001F77F3" w:rsidRDefault="00C17AED">
      <w:pPr>
        <w:jc w:val="both"/>
        <w:rPr>
          <w:lang w:val="en-US"/>
        </w:rPr>
      </w:pPr>
    </w:p>
    <w:p w14:paraId="1FE0C4A6" w14:textId="77777777" w:rsidR="00CA0AD8" w:rsidRDefault="00CA0AD8">
      <w:pPr>
        <w:jc w:val="both"/>
        <w:rPr>
          <w:i/>
          <w:iCs/>
          <w:lang w:val="en-US"/>
        </w:rPr>
      </w:pPr>
      <w:del w:id="268" w:author="Parks, Robbie M" w:date="2023-10-02T23:11:00Z">
        <w:r w:rsidRPr="001F77F3">
          <w:rPr>
            <w:i/>
            <w:iCs/>
            <w:lang w:val="en"/>
          </w:rPr>
          <w:delText>This</w:delText>
        </w:r>
      </w:del>
      <w:ins w:id="269" w:author="Parks, Robbie M" w:date="2023-10-02T23:11:00Z">
        <w:r w:rsidRPr="001F77F3">
          <w:rPr>
            <w:i/>
            <w:iCs/>
            <w:lang w:val="en-US"/>
          </w:rPr>
          <w:t>While physically this rapid increase in heat exposure is a result of both anthropogenic climate chance and land-cover and land-use change, including an urban heat island effect resulting from the materials used to construct carceral facilities,</w:t>
        </w:r>
        <w:r w:rsidRPr="001F77F3">
          <w:rPr>
            <w:i/>
            <w:iCs/>
            <w:vertAlign w:val="superscript"/>
            <w:lang w:val="en-US"/>
          </w:rPr>
          <w:t>3,16</w:t>
        </w:r>
        <w:r w:rsidRPr="001F77F3">
          <w:rPr>
            <w:i/>
            <w:iCs/>
            <w:lang w:val="en-US"/>
          </w:rPr>
          <w:t xml:space="preserve"> this</w:t>
        </w:r>
      </w:ins>
      <w:r w:rsidRPr="001F77F3">
        <w:rPr>
          <w:i/>
          <w:iCs/>
          <w:lang w:val="en-US"/>
          <w:rPrChange w:id="270" w:author="Parks, Robbie M" w:date="2023-10-02T23:11:00Z">
            <w:rPr>
              <w:color w:val="000000" w:themeColor="text1"/>
              <w:lang w:val="en"/>
            </w:rPr>
          </w:rPrChange>
        </w:rPr>
        <w:t xml:space="preserve"> geographic disparity reflects state-level criminal justice policies, as Southern states have the highest </w:t>
      </w:r>
      <w:del w:id="271" w:author="Parks, Robbie M" w:date="2023-10-02T23:11:00Z">
        <w:r w:rsidRPr="001F77F3">
          <w:rPr>
            <w:i/>
            <w:iCs/>
            <w:lang w:val="en"/>
          </w:rPr>
          <w:delText>incarceration</w:delText>
        </w:r>
      </w:del>
      <w:ins w:id="272" w:author="Parks, Robbie M" w:date="2023-10-02T23:11:00Z">
        <w:r w:rsidRPr="001F77F3">
          <w:rPr>
            <w:i/>
            <w:iCs/>
            <w:lang w:val="en-US"/>
          </w:rPr>
          <w:t>imprisonment</w:t>
        </w:r>
      </w:ins>
      <w:r w:rsidRPr="001F77F3">
        <w:rPr>
          <w:i/>
          <w:iCs/>
          <w:lang w:val="en-US"/>
          <w:rPrChange w:id="273" w:author="Parks, Robbie M" w:date="2023-10-02T23:11:00Z">
            <w:rPr>
              <w:color w:val="000000" w:themeColor="text1"/>
              <w:lang w:val="en"/>
            </w:rPr>
          </w:rPrChange>
        </w:rPr>
        <w:t xml:space="preserve"> rates in the United States</w:t>
      </w:r>
      <w:del w:id="274" w:author="Parks, Robbie M" w:date="2023-10-02T23:11:00Z">
        <w:r w:rsidRPr="001F77F3">
          <w:rPr>
            <w:i/>
            <w:iCs/>
            <w:lang w:val="en"/>
          </w:rPr>
          <w:delText>,</w:delText>
        </w:r>
      </w:del>
      <w:ins w:id="275" w:author="Parks, Robbie M" w:date="2023-10-02T23:11:00Z">
        <w:r w:rsidRPr="001F77F3">
          <w:rPr>
            <w:i/>
            <w:iCs/>
            <w:lang w:val="en-US"/>
          </w:rPr>
          <w:t xml:space="preserve"> (though not necessarily highest jailing rates),</w:t>
        </w:r>
      </w:ins>
      <w:sdt>
        <w:sdtPr>
          <w:rPr>
            <w:i/>
            <w:iCs/>
            <w:lang w:val="en-US"/>
          </w:rPr>
          <w:tag w:val="goog_rdk_3"/>
          <w:id w:val="-1331374144"/>
        </w:sdtPr>
        <w:sdtContent/>
      </w:sdt>
      <w:r w:rsidRPr="001F77F3">
        <w:rPr>
          <w:i/>
          <w:iCs/>
          <w:vertAlign w:val="superscript"/>
          <w:lang w:val="en-US"/>
          <w:rPrChange w:id="276" w:author="Parks, Robbie M" w:date="2023-10-02T23:11:00Z">
            <w:rPr>
              <w:color w:val="000000" w:themeColor="text1"/>
              <w:vertAlign w:val="superscript"/>
              <w:lang w:val="en"/>
            </w:rPr>
          </w:rPrChange>
        </w:rPr>
        <w:t>17</w:t>
      </w:r>
      <w:ins w:id="277" w:author="Parks, Robbie M" w:date="2023-10-02T23:11:00Z">
        <w:r w:rsidRPr="001F77F3">
          <w:rPr>
            <w:i/>
            <w:iCs/>
            <w:vertAlign w:val="superscript"/>
            <w:lang w:val="en-US"/>
          </w:rPr>
          <w:t>,19</w:t>
        </w:r>
      </w:ins>
      <w:r w:rsidRPr="001F77F3">
        <w:rPr>
          <w:i/>
          <w:iCs/>
          <w:lang w:val="en-US"/>
          <w:rPrChange w:id="278" w:author="Parks, Robbie M" w:date="2023-10-02T23:11:00Z">
            <w:rPr>
              <w:color w:val="000000" w:themeColor="text1"/>
              <w:lang w:val="en"/>
            </w:rPr>
          </w:rPrChange>
        </w:rPr>
        <w:t xml:space="preserve"> and the inherent differential effects of climate change.</w:t>
      </w:r>
    </w:p>
    <w:p w14:paraId="0000009A" w14:textId="3ABDD6A8"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sdt>
      <w:r w:rsidRPr="00E03C33">
        <w:rPr>
          <w:b/>
          <w:color w:val="000000"/>
          <w:lang w:val="en-US"/>
        </w:rPr>
        <w:t xml:space="preserve">2) I appreciate the authors comparison of carceral facilities to non-carceral facilities, and that this difference is </w:t>
      </w:r>
      <w:proofErr w:type="gramStart"/>
      <w:r w:rsidRPr="00E03C33">
        <w:rPr>
          <w:b/>
          <w:color w:val="000000"/>
          <w:lang w:val="en-US"/>
        </w:rPr>
        <w:t>population-weighted</w:t>
      </w:r>
      <w:proofErr w:type="gramEnd"/>
      <w:r w:rsidRPr="00E03C33">
        <w:rPr>
          <w:b/>
          <w:color w:val="000000"/>
          <w:lang w:val="en-US"/>
        </w:rPr>
        <w:t>.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1EBDED29" w:rsidR="00C17AED" w:rsidRPr="00AB2B36" w:rsidRDefault="00000000">
      <w:pPr>
        <w:jc w:val="both"/>
        <w:rPr>
          <w:lang w:val="en-US"/>
        </w:rPr>
      </w:pPr>
      <w:r w:rsidRPr="00E03C33">
        <w:rPr>
          <w:color w:val="000000"/>
          <w:lang w:val="en-US"/>
        </w:rPr>
        <w:lastRenderedPageBreak/>
        <w:t>We argue that population-weighting is the most sensible option here, as it most reflects the experience of a population</w:t>
      </w:r>
      <w:r w:rsidR="002226FA">
        <w:rPr>
          <w:color w:val="000000"/>
          <w:lang w:val="en-US"/>
        </w:rPr>
        <w:t>, not a geographic domain where people do not live</w:t>
      </w:r>
      <w:r w:rsidRPr="00E03C33">
        <w:rPr>
          <w:color w:val="000000"/>
          <w:lang w:val="en-US"/>
        </w:rPr>
        <w:t xml:space="preserve">. In contrast, land mass does not reflect how </w:t>
      </w:r>
      <w:r w:rsidRPr="00AB2B36">
        <w:rPr>
          <w:color w:val="000000"/>
          <w:lang w:val="en-US"/>
        </w:rPr>
        <w:t>many people live in that area</w:t>
      </w:r>
      <w:r w:rsidRPr="00AB2B36">
        <w:rPr>
          <w:lang w:val="en-US"/>
        </w:rPr>
        <w:t xml:space="preserve">. </w:t>
      </w:r>
      <w:r w:rsidR="002226FA" w:rsidRPr="00AB2B36">
        <w:rPr>
          <w:color w:val="000000"/>
          <w:lang w:val="en-US"/>
        </w:rPr>
        <w:t xml:space="preserve">For example, if we use area-weighted metrics, sparsely population states like Montana will have an out-sized exposure compared to highly dense, small area states like New Jersey. </w:t>
      </w:r>
      <w:r w:rsidRPr="00AB2B36">
        <w:rPr>
          <w:lang w:val="en-US"/>
        </w:rPr>
        <w:t xml:space="preserve">We have added a mention of this justification in the revised manuscript (P. </w:t>
      </w:r>
      <w:r w:rsidR="00EE6375" w:rsidRPr="00AB2B36">
        <w:rPr>
          <w:lang w:val="en-US"/>
        </w:rPr>
        <w:t>13</w:t>
      </w:r>
      <w:r w:rsidRPr="00AB2B36">
        <w:rPr>
          <w:lang w:val="en-US"/>
        </w:rPr>
        <w:t xml:space="preserve">, Lines </w:t>
      </w:r>
      <w:r w:rsidR="00EE6375" w:rsidRPr="00AB2B36">
        <w:rPr>
          <w:lang w:val="en-US"/>
        </w:rPr>
        <w:t>344</w:t>
      </w:r>
      <w:r w:rsidRPr="00AB2B36">
        <w:rPr>
          <w:lang w:val="en-US"/>
        </w:rPr>
        <w:t>-</w:t>
      </w:r>
      <w:r w:rsidR="00EE6375" w:rsidRPr="00AB2B36">
        <w:rPr>
          <w:lang w:val="en-US"/>
        </w:rPr>
        <w:t>345</w:t>
      </w:r>
      <w:r w:rsidRPr="00AB2B36">
        <w:rPr>
          <w:lang w:val="en-US"/>
        </w:rPr>
        <w:t>):</w:t>
      </w:r>
    </w:p>
    <w:p w14:paraId="0000009E" w14:textId="77777777" w:rsidR="00C17AED" w:rsidRPr="00AB2B36" w:rsidRDefault="00C17AED">
      <w:pPr>
        <w:jc w:val="both"/>
        <w:rPr>
          <w:lang w:val="en-US"/>
        </w:rPr>
      </w:pPr>
    </w:p>
    <w:p w14:paraId="1244DF3D" w14:textId="77777777" w:rsidR="004145E8" w:rsidRDefault="004145E8">
      <w:pPr>
        <w:jc w:val="both"/>
        <w:rPr>
          <w:i/>
          <w:iCs/>
          <w:lang w:val="en-US"/>
        </w:rPr>
      </w:pPr>
      <w:ins w:id="279" w:author="Parks, Robbie M" w:date="2023-10-02T23:11:00Z">
        <w:r w:rsidRPr="00AB2B36">
          <w:rPr>
            <w:i/>
            <w:iCs/>
            <w:lang w:val="en-US"/>
          </w:rPr>
          <w:t>Population weighting fairly reflects the experience of a population to heat stress.</w:t>
        </w:r>
      </w:ins>
    </w:p>
    <w:p w14:paraId="000000A0" w14:textId="124F964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w:t>
      </w:r>
      <w:proofErr w:type="spellStart"/>
      <w:r w:rsidRPr="00E03C33">
        <w:rPr>
          <w:b/>
          <w:color w:val="000000"/>
          <w:lang w:val="en-US"/>
        </w:rPr>
        <w:t>Latine</w:t>
      </w:r>
      <w:proofErr w:type="spellEnd"/>
      <w:r w:rsidRPr="00E03C33">
        <w:rPr>
          <w:b/>
          <w:color w:val="000000"/>
          <w:lang w:val="en-US"/>
        </w:rPr>
        <w:t xml:space="preserv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BF2E664" w:rsidR="00C17AED" w:rsidRPr="00765FC1"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w:t>
      </w:r>
      <w:r w:rsidRPr="00765FC1">
        <w:rPr>
          <w:color w:val="000000"/>
          <w:lang w:val="en-US"/>
        </w:rPr>
        <w:t xml:space="preserve">racism in differential vulnerabilities of humid heat to incarcerated communities in the </w:t>
      </w:r>
      <w:r w:rsidRPr="00765FC1">
        <w:rPr>
          <w:lang w:val="en-US"/>
        </w:rPr>
        <w:t xml:space="preserve">revised manuscript (P. </w:t>
      </w:r>
      <w:r w:rsidR="00EA4A2A" w:rsidRPr="00765FC1">
        <w:rPr>
          <w:lang w:val="en-US"/>
        </w:rPr>
        <w:t>8</w:t>
      </w:r>
      <w:r w:rsidRPr="00765FC1">
        <w:rPr>
          <w:lang w:val="en-US"/>
        </w:rPr>
        <w:t xml:space="preserve">, Lines </w:t>
      </w:r>
      <w:r w:rsidR="00EA4A2A" w:rsidRPr="00765FC1">
        <w:rPr>
          <w:lang w:val="en-US"/>
        </w:rPr>
        <w:t>182</w:t>
      </w:r>
      <w:r w:rsidRPr="00765FC1">
        <w:rPr>
          <w:lang w:val="en-US"/>
        </w:rPr>
        <w:t>-</w:t>
      </w:r>
      <w:r w:rsidR="00EA4A2A" w:rsidRPr="00765FC1">
        <w:rPr>
          <w:lang w:val="en-US"/>
        </w:rPr>
        <w:t>186</w:t>
      </w:r>
      <w:r w:rsidRPr="00765FC1">
        <w:rPr>
          <w:lang w:val="en-US"/>
        </w:rPr>
        <w:t>):</w:t>
      </w:r>
    </w:p>
    <w:p w14:paraId="000000A4" w14:textId="77777777" w:rsidR="00C17AED" w:rsidRPr="00765FC1" w:rsidRDefault="00C17AED">
      <w:pPr>
        <w:jc w:val="both"/>
        <w:rPr>
          <w:lang w:val="en-US"/>
        </w:rPr>
      </w:pPr>
    </w:p>
    <w:p w14:paraId="419A9A27" w14:textId="524A5BF4" w:rsidR="008E0D6C" w:rsidRDefault="00EA4A2A">
      <w:pPr>
        <w:jc w:val="both"/>
        <w:rPr>
          <w:i/>
          <w:iCs/>
          <w:lang w:val="en-US"/>
        </w:rPr>
      </w:pPr>
      <w:ins w:id="280" w:author="Parks, Robbie M" w:date="2023-10-02T23:11:00Z">
        <w:r w:rsidRPr="00765FC1">
          <w:rPr>
            <w:i/>
            <w:iCs/>
            <w:lang w:val="en-US"/>
          </w:rPr>
          <w:t>Structural racism manifests in persistently higher proportions and rates of incarcerated people being people of color.</w:t>
        </w:r>
        <w:r w:rsidRPr="00765FC1">
          <w:rPr>
            <w:i/>
            <w:iCs/>
            <w:vertAlign w:val="superscript"/>
            <w:lang w:val="en-US"/>
          </w:rPr>
          <w:t>27</w:t>
        </w:r>
        <w:r w:rsidRPr="00765FC1">
          <w:rPr>
            <w:i/>
            <w:iCs/>
            <w:lang w:val="en-US"/>
          </w:rPr>
          <w:t xml:space="preserve"> Acknowledging and accounting for the role structural racism plays in incarceration communities of color is critical to understand both key vulnerabilities to heat as well as contextualizing solutions to exposure to heat.</w:t>
        </w:r>
      </w:ins>
    </w:p>
    <w:p w14:paraId="1C8DE316" w14:textId="77777777" w:rsidR="00EA4A2A" w:rsidRPr="00E03C33" w:rsidRDefault="00EA4A2A">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w:t>
      </w:r>
      <w:proofErr w:type="spellStart"/>
      <w:r w:rsidRPr="00E03C33">
        <w:rPr>
          <w:b/>
          <w:color w:val="000000"/>
          <w:lang w:val="en-US"/>
        </w:rPr>
        <w:t>ie</w:t>
      </w:r>
      <w:proofErr w:type="spellEnd"/>
      <w:r w:rsidRPr="00E03C33">
        <w:rPr>
          <w:b/>
          <w:color w:val="000000"/>
          <w:lang w:val="en-US"/>
        </w:rPr>
        <w:t xml:space="preserve"> by average </w:t>
      </w:r>
      <w:proofErr w:type="gramStart"/>
      <w:r w:rsidRPr="00E03C33">
        <w:rPr>
          <w:b/>
          <w:color w:val="000000"/>
          <w:lang w:val="en-US"/>
        </w:rPr>
        <w:t>pop.-</w:t>
      </w:r>
      <w:proofErr w:type="gramEnd"/>
      <w:r w:rsidRPr="00E03C33">
        <w:rPr>
          <w:b/>
          <w:color w:val="000000"/>
          <w:lang w:val="en-US"/>
        </w:rPr>
        <w:t>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793B29B7" w:rsidR="00C17AED" w:rsidRPr="00E03C33" w:rsidRDefault="008D40AC">
      <w:pPr>
        <w:jc w:val="both"/>
        <w:rPr>
          <w:lang w:val="en-US"/>
        </w:rPr>
      </w:pPr>
      <w:r>
        <w:rPr>
          <w:lang w:val="en-US"/>
        </w:rPr>
        <w:t xml:space="preserve">As per the Reviewer’s suggestion, </w:t>
      </w:r>
      <w:proofErr w:type="gramStart"/>
      <w:r w:rsidR="007C48A0">
        <w:rPr>
          <w:lang w:val="en-US"/>
        </w:rPr>
        <w:t>W</w:t>
      </w:r>
      <w:r w:rsidR="007C48A0" w:rsidRPr="00E03C33">
        <w:rPr>
          <w:lang w:val="en-US"/>
        </w:rPr>
        <w:t>e</w:t>
      </w:r>
      <w:proofErr w:type="gramEnd"/>
      <w:r w:rsidR="007C48A0" w:rsidRPr="00E03C33">
        <w:rPr>
          <w:lang w:val="en-US"/>
        </w:rPr>
        <w:t xml:space="preserv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1425DBBC" w:rsidR="00C17AED" w:rsidRPr="00E03C33" w:rsidRDefault="003B2D55">
      <w:pPr>
        <w:jc w:val="both"/>
        <w:rPr>
          <w:rFonts w:ascii="Times New Roman" w:eastAsia="Times New Roman" w:hAnsi="Times New Roman" w:cs="Times New Roman"/>
          <w:lang w:val="en-US"/>
        </w:rPr>
      </w:pPr>
      <w:r w:rsidRPr="008745CD">
        <w:rPr>
          <w:noProof/>
          <w:lang w:val="en-US"/>
        </w:rPr>
        <w:lastRenderedPageBreak/>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4">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004B7191" w:rsidRPr="004B7191">
        <w:rPr>
          <w:b/>
          <w:color w:val="000000"/>
        </w:rPr>
        <w:t xml:space="preserve"> </w:t>
      </w:r>
      <w:r w:rsidR="004B7191">
        <w:rPr>
          <w:b/>
          <w:color w:val="000000"/>
          <w:rPrChange w:id="281" w:author="Parks, Robbie M" w:date="2023-10-02T23:11:00Z">
            <w:rPr>
              <w:b/>
              <w:color w:val="000000" w:themeColor="text1"/>
            </w:rPr>
          </w:rPrChange>
        </w:rPr>
        <w:t xml:space="preserve">Figure 2. </w:t>
      </w:r>
      <w:r w:rsidR="004B7191">
        <w:rPr>
          <w:color w:val="000000"/>
          <w:rPrChange w:id="282" w:author="Parks, Robbie M" w:date="2023-10-02T23:11:00Z">
            <w:rPr>
              <w:color w:val="000000" w:themeColor="text1"/>
              <w:lang w:val="en-US"/>
            </w:rPr>
          </w:rPrChange>
        </w:rPr>
        <w:t>(a)</w:t>
      </w:r>
      <w:r w:rsidR="004B7191">
        <w:rPr>
          <w:b/>
          <w:color w:val="000000"/>
          <w:rPrChange w:id="283" w:author="Parks, Robbie M" w:date="2023-10-02T23:11:00Z">
            <w:rPr>
              <w:b/>
              <w:color w:val="000000" w:themeColor="text1"/>
              <w:lang w:val="en-US"/>
            </w:rPr>
          </w:rPrChange>
        </w:rPr>
        <w:t xml:space="preserve"> </w:t>
      </w:r>
      <w:r w:rsidR="004B7191">
        <w:rPr>
          <w:color w:val="000000"/>
          <w:rPrChange w:id="284" w:author="Parks, Robbie M" w:date="2023-10-02T23:11:00Z">
            <w:rPr>
              <w:color w:val="000000" w:themeColor="text1"/>
              <w:lang w:val="en-US"/>
            </w:rPr>
          </w:rPrChange>
        </w:rPr>
        <w:t xml:space="preserve">Population-weighted difference between the annual number of </w:t>
      </w:r>
      <w:del w:id="285" w:author="Parks, Robbie M" w:date="2023-10-02T23:11:00Z">
        <w:r w:rsidR="004B7191" w:rsidRPr="00505BA8">
          <w:rPr>
            <w:bCs/>
            <w:color w:val="000000" w:themeColor="text1"/>
            <w:lang w:val="en-US"/>
          </w:rPr>
          <w:delText xml:space="preserve">dangerous hot-humid </w:delText>
        </w:r>
      </w:del>
      <w:r w:rsidR="004B7191">
        <w:rPr>
          <w:color w:val="000000"/>
          <w:rPrChange w:id="286" w:author="Parks, Robbie M" w:date="2023-10-02T23:11:00Z">
            <w:rPr>
              <w:color w:val="000000" w:themeColor="text1"/>
              <w:lang w:val="en-US"/>
            </w:rPr>
          </w:rPrChange>
        </w:rPr>
        <w:t xml:space="preserve">days </w:t>
      </w:r>
      <w:del w:id="287" w:author="Parks, Robbie M" w:date="2023-10-02T23:11:00Z">
        <w:r w:rsidR="004B7191" w:rsidRPr="00505BA8">
          <w:rPr>
            <w:color w:val="000000" w:themeColor="text1"/>
            <w:lang w:val="en-US"/>
          </w:rPr>
          <w:delText xml:space="preserve">(defined as </w:delText>
        </w:r>
      </w:del>
      <w:proofErr w:type="spellStart"/>
      <w:r w:rsidR="004B7191">
        <w:rPr>
          <w:color w:val="000000"/>
          <w:rPrChange w:id="288" w:author="Parks, Robbie M" w:date="2023-10-02T23:11:00Z">
            <w:rPr>
              <w:color w:val="000000" w:themeColor="text1"/>
              <w:lang w:val="en-US"/>
            </w:rPr>
          </w:rPrChange>
        </w:rPr>
        <w:t>WBGT</w:t>
      </w:r>
      <w:r w:rsidR="004B7191">
        <w:rPr>
          <w:color w:val="000000"/>
          <w:vertAlign w:val="subscript"/>
          <w:rPrChange w:id="289" w:author="Parks, Robbie M" w:date="2023-10-02T23:11:00Z">
            <w:rPr>
              <w:color w:val="000000" w:themeColor="text1"/>
              <w:vertAlign w:val="subscript"/>
              <w:lang w:val="en-US"/>
            </w:rPr>
          </w:rPrChange>
        </w:rPr>
        <w:t>max</w:t>
      </w:r>
      <w:proofErr w:type="spellEnd"/>
      <w:r w:rsidR="004B7191">
        <w:rPr>
          <w:color w:val="000000"/>
          <w:rPrChange w:id="290" w:author="Parks, Robbie M" w:date="2023-10-02T23:11:00Z">
            <w:rPr>
              <w:color w:val="000000" w:themeColor="text1"/>
              <w:lang w:val="en-US"/>
            </w:rPr>
          </w:rPrChange>
        </w:rPr>
        <w:t xml:space="preserve"> </w:t>
      </w:r>
      <w:del w:id="291" w:author="Parks, Robbie M" w:date="2023-10-02T23:11:00Z">
        <w:r w:rsidR="004B7191" w:rsidRPr="00505BA8">
          <w:rPr>
            <w:color w:val="000000" w:themeColor="text1"/>
            <w:lang w:val="en-US"/>
          </w:rPr>
          <w:delText>exceeding</w:delText>
        </w:r>
      </w:del>
      <w:ins w:id="292" w:author="Parks, Robbie M" w:date="2023-10-02T23:11:00Z">
        <w:r w:rsidR="004B7191">
          <w:rPr>
            <w:color w:val="000000"/>
          </w:rPr>
          <w:t>exceeded</w:t>
        </w:r>
      </w:ins>
      <w:r w:rsidR="004B7191">
        <w:rPr>
          <w:color w:val="000000"/>
          <w:rPrChange w:id="293" w:author="Parks, Robbie M" w:date="2023-10-02T23:11:00Z">
            <w:rPr>
              <w:color w:val="000000" w:themeColor="text1"/>
              <w:lang w:val="en-US"/>
            </w:rPr>
          </w:rPrChange>
        </w:rPr>
        <w:t xml:space="preserve"> 28°C</w:t>
      </w:r>
      <w:del w:id="294" w:author="Parks, Robbie M" w:date="2023-10-02T23:11:00Z">
        <w:r w:rsidR="004B7191" w:rsidRPr="00505BA8">
          <w:rPr>
            <w:color w:val="000000" w:themeColor="text1"/>
            <w:lang w:val="en-US"/>
          </w:rPr>
          <w:delText>)</w:delText>
        </w:r>
      </w:del>
      <w:r w:rsidR="004B7191">
        <w:rPr>
          <w:color w:val="000000"/>
          <w:rPrChange w:id="295" w:author="Parks, Robbie M" w:date="2023-10-02T23:11:00Z">
            <w:rPr>
              <w:color w:val="000000" w:themeColor="text1"/>
              <w:lang w:val="en-US"/>
            </w:rPr>
          </w:rPrChange>
        </w:rPr>
        <w:t xml:space="preserve"> at the location of carceral facilities versus all other locations in the continental </w:t>
      </w:r>
      <w:del w:id="296" w:author="Parks, Robbie M" w:date="2023-10-02T23:11:00Z">
        <w:r w:rsidR="004B7191" w:rsidRPr="00505BA8">
          <w:rPr>
            <w:color w:val="000000" w:themeColor="text1"/>
            <w:lang w:val="en-US"/>
          </w:rPr>
          <w:delText>US from</w:delText>
        </w:r>
      </w:del>
      <w:ins w:id="297" w:author="Parks, Robbie M" w:date="2023-10-02T23:11:00Z">
        <w:r w:rsidR="004B7191">
          <w:rPr>
            <w:color w:val="000000"/>
          </w:rPr>
          <w:t>United States during</w:t>
        </w:r>
      </w:ins>
      <w:r w:rsidR="004B7191">
        <w:rPr>
          <w:color w:val="000000"/>
          <w:rPrChange w:id="298" w:author="Parks, Robbie M" w:date="2023-10-02T23:11:00Z">
            <w:rPr>
              <w:color w:val="000000" w:themeColor="text1"/>
              <w:lang w:val="en-US"/>
            </w:rPr>
          </w:rPrChange>
        </w:rPr>
        <w:t xml:space="preserve"> 1982 – 2020, overall and stratified by state, </w:t>
      </w:r>
      <w:del w:id="299" w:author="Parks, Robbie M" w:date="2023-10-02T23:11:00Z">
        <w:r w:rsidR="004B7191" w:rsidRPr="00505BA8">
          <w:rPr>
            <w:color w:val="000000" w:themeColor="text1"/>
            <w:lang w:val="en-US"/>
          </w:rPr>
          <w:delText>and (</w:delText>
        </w:r>
      </w:del>
      <w:ins w:id="300" w:author="Parks, Robbie M" w:date="2023-10-02T23:11:00Z">
        <w:r w:rsidR="004B7191">
          <w:rPr>
            <w:color w:val="000000"/>
          </w:rPr>
          <w:t>ordered by average population-weighted difference, (</w:t>
        </w:r>
      </w:ins>
      <w:r w:rsidR="004B7191">
        <w:rPr>
          <w:color w:val="000000"/>
          <w:rPrChange w:id="301" w:author="Parks, Robbie M" w:date="2023-10-02T23:11:00Z">
            <w:rPr>
              <w:color w:val="000000" w:themeColor="text1"/>
              <w:lang w:val="en-US"/>
            </w:rPr>
          </w:rPrChange>
        </w:rPr>
        <w:t xml:space="preserve">b) the total change in the number of </w:t>
      </w:r>
      <w:del w:id="302" w:author="Parks, Robbie M" w:date="2023-10-02T23:11:00Z">
        <w:r w:rsidR="004B7191" w:rsidRPr="00505BA8">
          <w:rPr>
            <w:color w:val="000000" w:themeColor="text1"/>
            <w:lang w:val="en-US"/>
          </w:rPr>
          <w:delText>dangerous hot-humid</w:delText>
        </w:r>
      </w:del>
      <w:ins w:id="303" w:author="Parks, Robbie M" w:date="2023-10-02T23:11:00Z">
        <w:r w:rsidR="004B7191">
          <w:rPr>
            <w:color w:val="000000"/>
          </w:rPr>
          <w:t>number of</w:t>
        </w:r>
      </w:ins>
      <w:r w:rsidR="004B7191">
        <w:rPr>
          <w:color w:val="000000"/>
          <w:rPrChange w:id="304" w:author="Parks, Robbie M" w:date="2023-10-02T23:11:00Z">
            <w:rPr>
              <w:color w:val="000000" w:themeColor="text1"/>
              <w:lang w:val="en-US"/>
            </w:rPr>
          </w:rPrChange>
        </w:rPr>
        <w:t xml:space="preserve"> days </w:t>
      </w:r>
      <w:proofErr w:type="spellStart"/>
      <w:ins w:id="305" w:author="Parks, Robbie M" w:date="2023-10-02T23:11:00Z">
        <w:r w:rsidR="004B7191">
          <w:rPr>
            <w:color w:val="000000"/>
          </w:rPr>
          <w:t>WBGT</w:t>
        </w:r>
        <w:r w:rsidR="004B7191">
          <w:rPr>
            <w:color w:val="000000"/>
            <w:vertAlign w:val="subscript"/>
          </w:rPr>
          <w:t>max</w:t>
        </w:r>
        <w:proofErr w:type="spellEnd"/>
        <w:r w:rsidR="004B7191">
          <w:rPr>
            <w:color w:val="000000"/>
          </w:rPr>
          <w:t xml:space="preserve"> exceeded </w:t>
        </w:r>
        <w:r w:rsidR="004B7191" w:rsidRPr="00F80F9B">
          <w:rPr>
            <w:bCs/>
            <w:color w:val="000000"/>
          </w:rPr>
          <w:t>2</w:t>
        </w:r>
        <w:r w:rsidR="004B7191">
          <w:rPr>
            <w:bCs/>
            <w:color w:val="000000"/>
          </w:rPr>
          <w:t>8</w:t>
        </w:r>
        <w:r w:rsidR="004B7191" w:rsidRPr="00F80F9B">
          <w:rPr>
            <w:bCs/>
            <w:color w:val="000000"/>
          </w:rPr>
          <w:t xml:space="preserve">°C </w:t>
        </w:r>
      </w:ins>
      <w:r w:rsidR="004B7191">
        <w:rPr>
          <w:color w:val="000000"/>
          <w:rPrChange w:id="306" w:author="Parks, Robbie M" w:date="2023-10-02T23:11:00Z">
            <w:rPr>
              <w:color w:val="000000" w:themeColor="text1"/>
              <w:lang w:val="en-US"/>
            </w:rPr>
          </w:rPrChange>
        </w:rPr>
        <w:t xml:space="preserve">per year </w:t>
      </w:r>
      <w:del w:id="307" w:author="Parks, Robbie M" w:date="2023-10-02T23:11:00Z">
        <w:r w:rsidR="004B7191" w:rsidRPr="00505BA8">
          <w:rPr>
            <w:color w:val="000000" w:themeColor="text1"/>
            <w:lang w:val="en-US"/>
          </w:rPr>
          <w:delText>WBGT</w:delText>
        </w:r>
        <w:r w:rsidR="004B7191" w:rsidRPr="00505BA8">
          <w:rPr>
            <w:color w:val="000000" w:themeColor="text1"/>
            <w:vertAlign w:val="subscript"/>
            <w:lang w:val="en-US"/>
          </w:rPr>
          <w:delText>max</w:delText>
        </w:r>
        <w:r w:rsidR="004B7191" w:rsidRPr="00505BA8">
          <w:rPr>
            <w:color w:val="000000" w:themeColor="text1"/>
            <w:lang w:val="en-US"/>
          </w:rPr>
          <w:delText xml:space="preserve"> exceeded 28°C </w:delText>
        </w:r>
      </w:del>
      <w:r w:rsidR="004B7191">
        <w:rPr>
          <w:color w:val="000000"/>
          <w:rPrChange w:id="308" w:author="Parks, Robbie M" w:date="2023-10-02T23:11:00Z">
            <w:rPr>
              <w:color w:val="000000" w:themeColor="text1"/>
              <w:lang w:val="en-US"/>
            </w:rPr>
          </w:rPrChange>
        </w:rPr>
        <w:t xml:space="preserve">for each carceral facility in the continental United States </w:t>
      </w:r>
      <w:del w:id="309" w:author="Parks, Robbie M" w:date="2023-10-02T23:11:00Z">
        <w:r w:rsidR="004B7191" w:rsidRPr="00505BA8">
          <w:rPr>
            <w:color w:val="000000" w:themeColor="text1"/>
            <w:lang w:val="en-US"/>
          </w:rPr>
          <w:delText>from</w:delText>
        </w:r>
      </w:del>
      <w:ins w:id="310" w:author="Parks, Robbie M" w:date="2023-10-02T23:11:00Z">
        <w:r w:rsidR="004B7191">
          <w:rPr>
            <w:color w:val="000000"/>
          </w:rPr>
          <w:t>during</w:t>
        </w:r>
      </w:ins>
      <w:r w:rsidR="004B7191">
        <w:rPr>
          <w:color w:val="000000"/>
          <w:rPrChange w:id="311" w:author="Parks, Robbie M" w:date="2023-10-02T23:11:00Z">
            <w:rPr>
              <w:color w:val="000000" w:themeColor="text1"/>
              <w:lang w:val="en-US"/>
            </w:rPr>
          </w:rPrChange>
        </w:rPr>
        <w:t xml:space="preserve"> 1982 </w:t>
      </w:r>
      <w:del w:id="312" w:author="Parks, Robbie M" w:date="2023-10-02T23:11:00Z">
        <w:r w:rsidR="004B7191" w:rsidRPr="00505BA8">
          <w:rPr>
            <w:color w:val="000000" w:themeColor="text1"/>
            <w:lang w:val="en-US"/>
          </w:rPr>
          <w:delText>-</w:delText>
        </w:r>
      </w:del>
      <w:ins w:id="313" w:author="Parks, Robbie M" w:date="2023-10-02T23:11:00Z">
        <w:r w:rsidR="004B7191">
          <w:rPr>
            <w:color w:val="000000"/>
          </w:rPr>
          <w:t xml:space="preserve">– 2020, and (c) the total change in disparity in number of number of days </w:t>
        </w:r>
        <w:proofErr w:type="spellStart"/>
        <w:r w:rsidR="004B7191">
          <w:rPr>
            <w:color w:val="000000"/>
          </w:rPr>
          <w:t>WBGT</w:t>
        </w:r>
        <w:r w:rsidR="004B7191">
          <w:rPr>
            <w:color w:val="000000"/>
            <w:vertAlign w:val="subscript"/>
          </w:rPr>
          <w:t>max</w:t>
        </w:r>
        <w:proofErr w:type="spellEnd"/>
        <w:r w:rsidR="004B7191">
          <w:rPr>
            <w:color w:val="000000"/>
          </w:rPr>
          <w:t xml:space="preserve"> exceeded </w:t>
        </w:r>
        <w:r w:rsidR="004B7191" w:rsidRPr="00F80F9B">
          <w:rPr>
            <w:bCs/>
            <w:color w:val="000000"/>
          </w:rPr>
          <w:t>2</w:t>
        </w:r>
        <w:r w:rsidR="004B7191">
          <w:rPr>
            <w:bCs/>
            <w:color w:val="000000"/>
          </w:rPr>
          <w:t>8</w:t>
        </w:r>
        <w:r w:rsidR="004B7191" w:rsidRPr="00F80F9B">
          <w:rPr>
            <w:bCs/>
            <w:color w:val="000000"/>
          </w:rPr>
          <w:t xml:space="preserve">°C </w:t>
        </w:r>
        <w:r w:rsidR="004B7191">
          <w:rPr>
            <w:color w:val="000000"/>
          </w:rPr>
          <w:t>per year for each carceral facility in the continental United States, compared with the rest of the state the carceral facility is located, during 1982 –</w:t>
        </w:r>
      </w:ins>
      <w:r w:rsidR="004B7191">
        <w:rPr>
          <w:color w:val="000000"/>
          <w:rPrChange w:id="314" w:author="Parks, Robbie M" w:date="2023-10-02T23:11:00Z">
            <w:rPr>
              <w:color w:val="000000" w:themeColor="text1"/>
              <w:lang w:val="en-US"/>
            </w:rPr>
          </w:rPrChange>
        </w:rPr>
        <w:t xml:space="preserve">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02687"/>
    <w:rsid w:val="00004D8D"/>
    <w:rsid w:val="000104C9"/>
    <w:rsid w:val="000209EF"/>
    <w:rsid w:val="00027ACB"/>
    <w:rsid w:val="00030478"/>
    <w:rsid w:val="0004059C"/>
    <w:rsid w:val="00044A2C"/>
    <w:rsid w:val="00062E97"/>
    <w:rsid w:val="00064848"/>
    <w:rsid w:val="00067A30"/>
    <w:rsid w:val="00070D6E"/>
    <w:rsid w:val="00077799"/>
    <w:rsid w:val="0008728F"/>
    <w:rsid w:val="0009348F"/>
    <w:rsid w:val="000A1274"/>
    <w:rsid w:val="000B0F51"/>
    <w:rsid w:val="000C0F1F"/>
    <w:rsid w:val="000C4F4B"/>
    <w:rsid w:val="000E0AB6"/>
    <w:rsid w:val="000E2DAE"/>
    <w:rsid w:val="000E6768"/>
    <w:rsid w:val="000E6CFB"/>
    <w:rsid w:val="000F3797"/>
    <w:rsid w:val="000F4D26"/>
    <w:rsid w:val="000F5F03"/>
    <w:rsid w:val="00107C3B"/>
    <w:rsid w:val="001106E9"/>
    <w:rsid w:val="001147CA"/>
    <w:rsid w:val="00114E39"/>
    <w:rsid w:val="00115A65"/>
    <w:rsid w:val="001221FA"/>
    <w:rsid w:val="00136072"/>
    <w:rsid w:val="001551B9"/>
    <w:rsid w:val="001723A3"/>
    <w:rsid w:val="001727AF"/>
    <w:rsid w:val="00174635"/>
    <w:rsid w:val="0018382E"/>
    <w:rsid w:val="001A08FE"/>
    <w:rsid w:val="001A0CB1"/>
    <w:rsid w:val="001A169E"/>
    <w:rsid w:val="001A7CDB"/>
    <w:rsid w:val="001B06C9"/>
    <w:rsid w:val="001B1C85"/>
    <w:rsid w:val="001B20F8"/>
    <w:rsid w:val="001B3F71"/>
    <w:rsid w:val="001B4366"/>
    <w:rsid w:val="001B5697"/>
    <w:rsid w:val="001B5DD9"/>
    <w:rsid w:val="001B7E04"/>
    <w:rsid w:val="001C213C"/>
    <w:rsid w:val="001C2580"/>
    <w:rsid w:val="001C688D"/>
    <w:rsid w:val="001D3DE0"/>
    <w:rsid w:val="001D4BBE"/>
    <w:rsid w:val="001D5854"/>
    <w:rsid w:val="001D5F0F"/>
    <w:rsid w:val="001E090E"/>
    <w:rsid w:val="001E45F0"/>
    <w:rsid w:val="001F77F3"/>
    <w:rsid w:val="00200CDF"/>
    <w:rsid w:val="00200F9B"/>
    <w:rsid w:val="00210309"/>
    <w:rsid w:val="00210ED5"/>
    <w:rsid w:val="00214FCF"/>
    <w:rsid w:val="002226FA"/>
    <w:rsid w:val="00224241"/>
    <w:rsid w:val="0023271E"/>
    <w:rsid w:val="00261743"/>
    <w:rsid w:val="00263111"/>
    <w:rsid w:val="0026390B"/>
    <w:rsid w:val="002738FB"/>
    <w:rsid w:val="00292B8E"/>
    <w:rsid w:val="002B507A"/>
    <w:rsid w:val="002B50BA"/>
    <w:rsid w:val="002C4596"/>
    <w:rsid w:val="002C5730"/>
    <w:rsid w:val="002C5B54"/>
    <w:rsid w:val="002D2D04"/>
    <w:rsid w:val="002D41B9"/>
    <w:rsid w:val="002D48BD"/>
    <w:rsid w:val="002D7AC3"/>
    <w:rsid w:val="002E08C4"/>
    <w:rsid w:val="002E4A54"/>
    <w:rsid w:val="002E5C61"/>
    <w:rsid w:val="002E70E3"/>
    <w:rsid w:val="00301524"/>
    <w:rsid w:val="00324CAA"/>
    <w:rsid w:val="00327E00"/>
    <w:rsid w:val="0033375E"/>
    <w:rsid w:val="00336EC1"/>
    <w:rsid w:val="00347557"/>
    <w:rsid w:val="00350C04"/>
    <w:rsid w:val="00351DFA"/>
    <w:rsid w:val="003650FF"/>
    <w:rsid w:val="00376761"/>
    <w:rsid w:val="003B2D55"/>
    <w:rsid w:val="003B4140"/>
    <w:rsid w:val="003C190C"/>
    <w:rsid w:val="003C263E"/>
    <w:rsid w:val="003D16D8"/>
    <w:rsid w:val="003D2A30"/>
    <w:rsid w:val="004009D4"/>
    <w:rsid w:val="00403744"/>
    <w:rsid w:val="00411F05"/>
    <w:rsid w:val="004145E8"/>
    <w:rsid w:val="00423F05"/>
    <w:rsid w:val="00431D57"/>
    <w:rsid w:val="00441620"/>
    <w:rsid w:val="00464C54"/>
    <w:rsid w:val="004749F2"/>
    <w:rsid w:val="00474D7C"/>
    <w:rsid w:val="00477F34"/>
    <w:rsid w:val="00491A65"/>
    <w:rsid w:val="004A7FBF"/>
    <w:rsid w:val="004B4D5E"/>
    <w:rsid w:val="004B572A"/>
    <w:rsid w:val="004B7191"/>
    <w:rsid w:val="004C1ECE"/>
    <w:rsid w:val="004C5118"/>
    <w:rsid w:val="004C78B9"/>
    <w:rsid w:val="004C7C84"/>
    <w:rsid w:val="004D5F6D"/>
    <w:rsid w:val="00503FF4"/>
    <w:rsid w:val="00505A2B"/>
    <w:rsid w:val="00521D10"/>
    <w:rsid w:val="00525ECA"/>
    <w:rsid w:val="00530F91"/>
    <w:rsid w:val="005810CF"/>
    <w:rsid w:val="00583418"/>
    <w:rsid w:val="0059032A"/>
    <w:rsid w:val="00594281"/>
    <w:rsid w:val="00597E00"/>
    <w:rsid w:val="005A0132"/>
    <w:rsid w:val="005A4093"/>
    <w:rsid w:val="005B16DA"/>
    <w:rsid w:val="005B4A40"/>
    <w:rsid w:val="005B5DE9"/>
    <w:rsid w:val="005C3622"/>
    <w:rsid w:val="005D0D5B"/>
    <w:rsid w:val="005D329B"/>
    <w:rsid w:val="005E1805"/>
    <w:rsid w:val="005E4BB7"/>
    <w:rsid w:val="00604218"/>
    <w:rsid w:val="0060424D"/>
    <w:rsid w:val="00605A9F"/>
    <w:rsid w:val="006147DE"/>
    <w:rsid w:val="006227EF"/>
    <w:rsid w:val="00650712"/>
    <w:rsid w:val="006562B0"/>
    <w:rsid w:val="00656FE5"/>
    <w:rsid w:val="006940E0"/>
    <w:rsid w:val="006C0B1F"/>
    <w:rsid w:val="006C69ED"/>
    <w:rsid w:val="006D0D30"/>
    <w:rsid w:val="006D2B04"/>
    <w:rsid w:val="006D3AE4"/>
    <w:rsid w:val="006D5AC7"/>
    <w:rsid w:val="006E6099"/>
    <w:rsid w:val="006F1232"/>
    <w:rsid w:val="006F7279"/>
    <w:rsid w:val="00716053"/>
    <w:rsid w:val="00735C08"/>
    <w:rsid w:val="007415E9"/>
    <w:rsid w:val="007454E5"/>
    <w:rsid w:val="00745803"/>
    <w:rsid w:val="00751C7F"/>
    <w:rsid w:val="00765FC1"/>
    <w:rsid w:val="0078763C"/>
    <w:rsid w:val="007958F6"/>
    <w:rsid w:val="007A0225"/>
    <w:rsid w:val="007A1885"/>
    <w:rsid w:val="007A2D28"/>
    <w:rsid w:val="007A35F3"/>
    <w:rsid w:val="007A536D"/>
    <w:rsid w:val="007B1EC7"/>
    <w:rsid w:val="007C48A0"/>
    <w:rsid w:val="007C71EA"/>
    <w:rsid w:val="007D096D"/>
    <w:rsid w:val="007D2447"/>
    <w:rsid w:val="007E117E"/>
    <w:rsid w:val="007E1D39"/>
    <w:rsid w:val="007F01DE"/>
    <w:rsid w:val="007F79A4"/>
    <w:rsid w:val="008133A8"/>
    <w:rsid w:val="00832F45"/>
    <w:rsid w:val="00840037"/>
    <w:rsid w:val="00850C08"/>
    <w:rsid w:val="00851A12"/>
    <w:rsid w:val="008745CD"/>
    <w:rsid w:val="00877262"/>
    <w:rsid w:val="00880CA8"/>
    <w:rsid w:val="008937B4"/>
    <w:rsid w:val="008A2C63"/>
    <w:rsid w:val="008A615A"/>
    <w:rsid w:val="008B6C1A"/>
    <w:rsid w:val="008D0ED9"/>
    <w:rsid w:val="008D40AC"/>
    <w:rsid w:val="008E0D6C"/>
    <w:rsid w:val="008E3F3E"/>
    <w:rsid w:val="00900A44"/>
    <w:rsid w:val="00911606"/>
    <w:rsid w:val="00911BC6"/>
    <w:rsid w:val="00917EB0"/>
    <w:rsid w:val="0092291C"/>
    <w:rsid w:val="00923AED"/>
    <w:rsid w:val="00924D69"/>
    <w:rsid w:val="00925BB8"/>
    <w:rsid w:val="00927479"/>
    <w:rsid w:val="0094267C"/>
    <w:rsid w:val="00952DBE"/>
    <w:rsid w:val="00991232"/>
    <w:rsid w:val="009E2B18"/>
    <w:rsid w:val="009E4285"/>
    <w:rsid w:val="009E49C2"/>
    <w:rsid w:val="009E508F"/>
    <w:rsid w:val="009E76A3"/>
    <w:rsid w:val="00A145A5"/>
    <w:rsid w:val="00A17252"/>
    <w:rsid w:val="00A2485B"/>
    <w:rsid w:val="00A25194"/>
    <w:rsid w:val="00A37082"/>
    <w:rsid w:val="00A42C1C"/>
    <w:rsid w:val="00A443DB"/>
    <w:rsid w:val="00A52C79"/>
    <w:rsid w:val="00A60498"/>
    <w:rsid w:val="00A6292F"/>
    <w:rsid w:val="00A64755"/>
    <w:rsid w:val="00A721DB"/>
    <w:rsid w:val="00A8164E"/>
    <w:rsid w:val="00A83557"/>
    <w:rsid w:val="00A85417"/>
    <w:rsid w:val="00A86082"/>
    <w:rsid w:val="00A95E26"/>
    <w:rsid w:val="00A95EEC"/>
    <w:rsid w:val="00AA2D18"/>
    <w:rsid w:val="00AA68BE"/>
    <w:rsid w:val="00AA78D5"/>
    <w:rsid w:val="00AB22F1"/>
    <w:rsid w:val="00AB2B36"/>
    <w:rsid w:val="00AC1F6E"/>
    <w:rsid w:val="00AE202A"/>
    <w:rsid w:val="00AF7F8C"/>
    <w:rsid w:val="00B02264"/>
    <w:rsid w:val="00B142E3"/>
    <w:rsid w:val="00B305A5"/>
    <w:rsid w:val="00B42883"/>
    <w:rsid w:val="00B566E6"/>
    <w:rsid w:val="00B7004D"/>
    <w:rsid w:val="00B73D4D"/>
    <w:rsid w:val="00B7404B"/>
    <w:rsid w:val="00B90A36"/>
    <w:rsid w:val="00BA739A"/>
    <w:rsid w:val="00BC34F0"/>
    <w:rsid w:val="00BC48C5"/>
    <w:rsid w:val="00BD054A"/>
    <w:rsid w:val="00BD41AA"/>
    <w:rsid w:val="00BD4EFC"/>
    <w:rsid w:val="00BE2C24"/>
    <w:rsid w:val="00BF17B2"/>
    <w:rsid w:val="00BF1844"/>
    <w:rsid w:val="00BF5D44"/>
    <w:rsid w:val="00C07F78"/>
    <w:rsid w:val="00C15429"/>
    <w:rsid w:val="00C17AED"/>
    <w:rsid w:val="00C2182F"/>
    <w:rsid w:val="00C21928"/>
    <w:rsid w:val="00C26EEA"/>
    <w:rsid w:val="00C35239"/>
    <w:rsid w:val="00C43FF2"/>
    <w:rsid w:val="00C44C58"/>
    <w:rsid w:val="00C5104A"/>
    <w:rsid w:val="00C65320"/>
    <w:rsid w:val="00C65A53"/>
    <w:rsid w:val="00C67B9E"/>
    <w:rsid w:val="00C90CF7"/>
    <w:rsid w:val="00C9420F"/>
    <w:rsid w:val="00CA0AD8"/>
    <w:rsid w:val="00CA28C3"/>
    <w:rsid w:val="00CA5CC2"/>
    <w:rsid w:val="00CA5E4C"/>
    <w:rsid w:val="00CA682C"/>
    <w:rsid w:val="00CB0D1F"/>
    <w:rsid w:val="00CB41E9"/>
    <w:rsid w:val="00CD2DE8"/>
    <w:rsid w:val="00CE0C63"/>
    <w:rsid w:val="00CF5876"/>
    <w:rsid w:val="00D073E8"/>
    <w:rsid w:val="00D11D8A"/>
    <w:rsid w:val="00D169CC"/>
    <w:rsid w:val="00D317AC"/>
    <w:rsid w:val="00D348C8"/>
    <w:rsid w:val="00D444FA"/>
    <w:rsid w:val="00D47391"/>
    <w:rsid w:val="00D47902"/>
    <w:rsid w:val="00D50448"/>
    <w:rsid w:val="00D65C73"/>
    <w:rsid w:val="00D7448F"/>
    <w:rsid w:val="00D8151A"/>
    <w:rsid w:val="00D9209D"/>
    <w:rsid w:val="00DA0805"/>
    <w:rsid w:val="00DA6116"/>
    <w:rsid w:val="00DA7289"/>
    <w:rsid w:val="00DB5EEE"/>
    <w:rsid w:val="00DC35E3"/>
    <w:rsid w:val="00DC60B0"/>
    <w:rsid w:val="00DD3DA0"/>
    <w:rsid w:val="00DD5995"/>
    <w:rsid w:val="00DF0DA2"/>
    <w:rsid w:val="00E03008"/>
    <w:rsid w:val="00E03C33"/>
    <w:rsid w:val="00E21A94"/>
    <w:rsid w:val="00E231E8"/>
    <w:rsid w:val="00E3362E"/>
    <w:rsid w:val="00E354E4"/>
    <w:rsid w:val="00E4284E"/>
    <w:rsid w:val="00E44DD1"/>
    <w:rsid w:val="00E55750"/>
    <w:rsid w:val="00E62F87"/>
    <w:rsid w:val="00E75423"/>
    <w:rsid w:val="00E816A3"/>
    <w:rsid w:val="00E86A09"/>
    <w:rsid w:val="00E94BBF"/>
    <w:rsid w:val="00EA0514"/>
    <w:rsid w:val="00EA4A2A"/>
    <w:rsid w:val="00EA4A6F"/>
    <w:rsid w:val="00EA5937"/>
    <w:rsid w:val="00EB0447"/>
    <w:rsid w:val="00EC0B0E"/>
    <w:rsid w:val="00EC31C5"/>
    <w:rsid w:val="00EC4123"/>
    <w:rsid w:val="00EC600B"/>
    <w:rsid w:val="00ED2E39"/>
    <w:rsid w:val="00EE6375"/>
    <w:rsid w:val="00EF3381"/>
    <w:rsid w:val="00F1110C"/>
    <w:rsid w:val="00F12E9A"/>
    <w:rsid w:val="00F17808"/>
    <w:rsid w:val="00F36F3A"/>
    <w:rsid w:val="00F56A89"/>
    <w:rsid w:val="00F63041"/>
    <w:rsid w:val="00F907B5"/>
    <w:rsid w:val="00F965FE"/>
    <w:rsid w:val="00FA2F3B"/>
    <w:rsid w:val="00FB274B"/>
    <w:rsid w:val="00FD11C8"/>
    <w:rsid w:val="00FD152B"/>
    <w:rsid w:val="00FF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145A5"/>
    <w:rPr>
      <w:color w:val="605E5C"/>
      <w:shd w:val="clear" w:color="auto" w:fill="E1DFDD"/>
    </w:rPr>
  </w:style>
  <w:style w:type="paragraph" w:styleId="Revision">
    <w:name w:val="Revision"/>
    <w:hidden/>
    <w:uiPriority w:val="99"/>
    <w:semiHidden/>
    <w:rsid w:val="006E6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47908">
      <w:bodyDiv w:val="1"/>
      <w:marLeft w:val="0"/>
      <w:marRight w:val="0"/>
      <w:marTop w:val="0"/>
      <w:marBottom w:val="0"/>
      <w:divBdr>
        <w:top w:val="none" w:sz="0" w:space="0" w:color="auto"/>
        <w:left w:val="none" w:sz="0" w:space="0" w:color="auto"/>
        <w:bottom w:val="none" w:sz="0" w:space="0" w:color="auto"/>
        <w:right w:val="none" w:sz="0" w:space="0" w:color="auto"/>
      </w:divBdr>
      <w:divsChild>
        <w:div w:id="13446319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trends.vera.org" TargetMode="Externa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jstage.jst.go.jp/article/indhealth/44/3/44_3_368/_article/-char/ja/" TargetMode="External"/><Relationship Id="rId4" Type="http://schemas.openxmlformats.org/officeDocument/2006/relationships/settings" Target="settings.xml"/><Relationship Id="rId9" Type="http://schemas.openxmlformats.org/officeDocument/2006/relationships/hyperlink" Target="https://www.jstage.jst.go.jp/article/indhealth/44/3/44_3_368/_article/-char/ja/"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22</Pages>
  <Words>7597</Words>
  <Characters>43308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121</cp:revision>
  <dcterms:created xsi:type="dcterms:W3CDTF">2023-10-03T01:53:00Z</dcterms:created>
  <dcterms:modified xsi:type="dcterms:W3CDTF">2023-10-03T12:10:00Z</dcterms:modified>
</cp:coreProperties>
</file>